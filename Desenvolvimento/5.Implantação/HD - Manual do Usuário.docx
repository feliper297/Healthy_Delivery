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43F4D01" w14:textId="01EA1768" w:rsidR="007E4C65" w:rsidRPr="00A20D4F" w:rsidRDefault="0012205F" w:rsidP="001E5A50">
      <w:pPr>
        <w:jc w:val="center"/>
      </w:pPr>
      <w:r>
        <w:rPr>
          <w:noProof/>
        </w:rPr>
        <w:drawing>
          <wp:inline distT="0" distB="0" distL="0" distR="0" wp14:anchorId="0C909A85" wp14:editId="22849A77">
            <wp:extent cx="4117599" cy="336078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17599" cy="3360781"/>
                    </a:xfrm>
                    <a:prstGeom prst="rect">
                      <a:avLst/>
                    </a:prstGeom>
                    <a:ln/>
                  </pic:spPr>
                </pic:pic>
              </a:graphicData>
            </a:graphic>
          </wp:inline>
        </w:drawing>
      </w:r>
    </w:p>
    <w:p w14:paraId="0B79CD39" w14:textId="77777777" w:rsidR="007E4C65" w:rsidRPr="00A20D4F" w:rsidRDefault="007E4C65" w:rsidP="007E4C65"/>
    <w:p w14:paraId="5AC2BD7A" w14:textId="77777777" w:rsidR="007E4C65" w:rsidRPr="00A20D4F" w:rsidRDefault="007E4C65" w:rsidP="007E4C65"/>
    <w:p w14:paraId="7BEBCCE1" w14:textId="77777777" w:rsidR="007E4C65" w:rsidRPr="00A20D4F" w:rsidRDefault="007E4C65" w:rsidP="007E4C65"/>
    <w:p w14:paraId="201FD298" w14:textId="77777777" w:rsidR="007E4C65" w:rsidRPr="00A20D4F" w:rsidRDefault="007E4C65" w:rsidP="007E4C65"/>
    <w:p w14:paraId="7FDED89F" w14:textId="77777777" w:rsidR="007E4C65" w:rsidRPr="00A20D4F" w:rsidRDefault="007E4C65" w:rsidP="007E4C65"/>
    <w:p w14:paraId="23294FF0" w14:textId="77777777" w:rsidR="007E4C65" w:rsidRPr="00A20D4F" w:rsidRDefault="007E4C65" w:rsidP="007E4C65"/>
    <w:p w14:paraId="02EC6D8D" w14:textId="77777777" w:rsidR="007E4C65" w:rsidRPr="00A20D4F" w:rsidRDefault="007E4C65" w:rsidP="007E4C65"/>
    <w:p w14:paraId="43337903" w14:textId="77777777" w:rsidR="007E4C65" w:rsidRPr="00A20D4F" w:rsidRDefault="007E4C65" w:rsidP="007E4C65"/>
    <w:p w14:paraId="28B64A2D" w14:textId="77777777" w:rsidR="007E4C65" w:rsidRPr="00A20D4F" w:rsidRDefault="007E4C65" w:rsidP="007E4C65"/>
    <w:p w14:paraId="744861E8" w14:textId="77777777" w:rsidR="007E4C65" w:rsidRDefault="007E4C65" w:rsidP="007E4C65"/>
    <w:p w14:paraId="17E0FF04" w14:textId="15D0A002" w:rsidR="007E4C65" w:rsidRDefault="007E4C65" w:rsidP="007E4C65">
      <w:pPr>
        <w:tabs>
          <w:tab w:val="left" w:pos="4184"/>
        </w:tabs>
        <w:jc w:val="center"/>
        <w:rPr>
          <w:i/>
        </w:rPr>
      </w:pPr>
    </w:p>
    <w:p w14:paraId="2DA3E823" w14:textId="77777777" w:rsidR="007E4C65" w:rsidRPr="00264EFB" w:rsidRDefault="007E4C65" w:rsidP="007E4C65">
      <w:r w:rsidRPr="00A20D4F">
        <w:rPr>
          <w:i/>
          <w:noProof/>
          <w:color w:val="0000FF"/>
          <w:lang w:val="pt-PT" w:eastAsia="pt-PT"/>
        </w:rPr>
        <mc:AlternateContent>
          <mc:Choice Requires="wps">
            <w:drawing>
              <wp:anchor distT="0" distB="0" distL="114300" distR="114300" simplePos="0" relativeHeight="251657216" behindDoc="0" locked="0" layoutInCell="1" allowOverlap="1" wp14:anchorId="43E68A39" wp14:editId="7E5174B6">
                <wp:simplePos x="0" y="0"/>
                <wp:positionH relativeFrom="column">
                  <wp:posOffset>-687780</wp:posOffset>
                </wp:positionH>
                <wp:positionV relativeFrom="paragraph">
                  <wp:posOffset>47551</wp:posOffset>
                </wp:positionV>
                <wp:extent cx="7102549" cy="712470"/>
                <wp:effectExtent l="0" t="0" r="3175"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549"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Segoe UI" w:hAnsi="Segoe UI" w:cs="Segoe UI"/>
                                <w:color w:val="C00000"/>
                              </w:rPr>
                              <w:alias w:val="Título"/>
                              <w:tag w:val=""/>
                              <w:id w:val="-1202546390"/>
                              <w:placeholder>
                                <w:docPart w:val="6AC6AFAEF7D242F89F7F4015945AFD20"/>
                              </w:placeholder>
                              <w:dataBinding w:prefixMappings="xmlns:ns0='http://purl.org/dc/elements/1.1/' xmlns:ns1='http://schemas.openxmlformats.org/package/2006/metadata/core-properties' " w:xpath="/ns1:coreProperties[1]/ns0:title[1]" w:storeItemID="{6C3C8BC8-F283-45AE-878A-BAB7291924A1}"/>
                              <w:text/>
                            </w:sdtPr>
                            <w:sdtEndPr/>
                            <w:sdtContent>
                              <w:p w14:paraId="5E7A1244" w14:textId="77777777" w:rsidR="007E4C65" w:rsidRPr="0037364C" w:rsidRDefault="0057075D" w:rsidP="007E4C65">
                                <w:pPr>
                                  <w:pStyle w:val="Titulodocumento"/>
                                  <w:jc w:val="center"/>
                                  <w:rPr>
                                    <w:rFonts w:ascii="Segoe UI" w:hAnsi="Segoe UI" w:cs="Segoe UI"/>
                                    <w:color w:val="C00000"/>
                                  </w:rPr>
                                </w:pPr>
                                <w:r>
                                  <w:rPr>
                                    <w:rFonts w:ascii="Segoe UI" w:hAnsi="Segoe UI" w:cs="Segoe UI"/>
                                    <w:color w:val="C00000"/>
                                  </w:rPr>
                                  <w:t>Manual do Usuário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68A39" id="_x0000_t202" coordsize="21600,21600" o:spt="202" path="m,l,21600r21600,l21600,xe">
                <v:stroke joinstyle="miter"/>
                <v:path gradientshapeok="t" o:connecttype="rect"/>
              </v:shapetype>
              <v:shape id="Text Box 9" o:spid="_x0000_s1026" type="#_x0000_t202" style="position:absolute;left:0;text-align:left;margin-left:-54.15pt;margin-top:3.75pt;width:559.25pt;height:56.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" stroked="f">
                <v:textbox>
                  <w:txbxContent>
                    <w:sdt>
                      <w:sdtPr>
                        <w:rPr>
                          <w:rFonts w:ascii="Segoe UI" w:hAnsi="Segoe UI" w:cs="Segoe UI"/>
                          <w:color w:val="C00000"/>
                        </w:rPr>
                        <w:alias w:val="Título"/>
                        <w:tag w:val=""/>
                        <w:id w:val="-1202546390"/>
                        <w:placeholder>
                          <w:docPart w:val="6AC6AFAEF7D242F89F7F4015945AFD20"/>
                        </w:placeholder>
                        <w:dataBinding w:prefixMappings="xmlns:ns0='http://purl.org/dc/elements/1.1/' xmlns:ns1='http://schemas.openxmlformats.org/package/2006/metadata/core-properties' " w:xpath="/ns1:coreProperties[1]/ns0:title[1]" w:storeItemID="{6C3C8BC8-F283-45AE-878A-BAB7291924A1}"/>
                        <w:text/>
                      </w:sdtPr>
                      <w:sdtEndPr/>
                      <w:sdtContent>
                        <w:p w14:paraId="5E7A1244" w14:textId="77777777" w:rsidR="007E4C65" w:rsidRPr="0037364C" w:rsidRDefault="0057075D" w:rsidP="007E4C65">
                          <w:pPr>
                            <w:pStyle w:val="Titulodocumento"/>
                            <w:jc w:val="center"/>
                            <w:rPr>
                              <w:rFonts w:ascii="Segoe UI" w:hAnsi="Segoe UI" w:cs="Segoe UI"/>
                              <w:color w:val="C00000"/>
                            </w:rPr>
                          </w:pPr>
                          <w:r>
                            <w:rPr>
                              <w:rFonts w:ascii="Segoe UI" w:hAnsi="Segoe UI" w:cs="Segoe UI"/>
                              <w:color w:val="C00000"/>
                            </w:rPr>
                            <w:t>Manual do Usuário</w:t>
                          </w:r>
                        </w:p>
                      </w:sdtContent>
                    </w:sdt>
                  </w:txbxContent>
                </v:textbox>
              </v:shape>
            </w:pict>
          </mc:Fallback>
        </mc:AlternateContent>
      </w:r>
    </w:p>
    <w:p w14:paraId="040D5C96" w14:textId="77777777" w:rsidR="007E4C65" w:rsidRPr="00264EFB" w:rsidRDefault="007E4C65" w:rsidP="007E4C65"/>
    <w:p w14:paraId="0FA5A01E" w14:textId="77777777" w:rsidR="007E4C65" w:rsidRPr="00264EFB" w:rsidRDefault="007E4C65" w:rsidP="007E4C65"/>
    <w:p w14:paraId="5FFC4629" w14:textId="77777777" w:rsidR="007E4C65" w:rsidRPr="00264EFB" w:rsidRDefault="007E4C65" w:rsidP="007E4C65">
      <w:r w:rsidRPr="00A20D4F">
        <w:rPr>
          <w:i/>
          <w:noProof/>
          <w:color w:val="0000FF"/>
          <w:lang w:val="pt-PT" w:eastAsia="pt-PT"/>
        </w:rPr>
        <mc:AlternateContent>
          <mc:Choice Requires="wps">
            <w:drawing>
              <wp:anchor distT="0" distB="0" distL="114300" distR="114300" simplePos="0" relativeHeight="251659264" behindDoc="0" locked="0" layoutInCell="1" allowOverlap="1" wp14:anchorId="15F75950" wp14:editId="4D2A1AD1">
                <wp:simplePos x="0" y="0"/>
                <wp:positionH relativeFrom="column">
                  <wp:posOffset>-690881</wp:posOffset>
                </wp:positionH>
                <wp:positionV relativeFrom="paragraph">
                  <wp:posOffset>196850</wp:posOffset>
                </wp:positionV>
                <wp:extent cx="7102475" cy="597535"/>
                <wp:effectExtent l="0" t="0" r="3175"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475" cy="597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Segoe UI" w:hAnsi="Segoe UI" w:cs="Segoe UI"/>
                                <w:b w:val="0"/>
                                <w:color w:val="1D1B11" w:themeColor="background2" w:themeShade="1A"/>
                                <w:sz w:val="32"/>
                                <w:szCs w:val="32"/>
                              </w:rPr>
                              <w:alias w:val="Assunto"/>
                              <w:tag w:val=""/>
                              <w:id w:val="1073392669"/>
                              <w:dataBinding w:prefixMappings="xmlns:ns0='http://purl.org/dc/elements/1.1/' xmlns:ns1='http://schemas.openxmlformats.org/package/2006/metadata/core-properties' " w:xpath="/ns1:coreProperties[1]/ns0:subject[1]" w:storeItemID="{6C3C8BC8-F283-45AE-878A-BAB7291924A1}"/>
                              <w:text/>
                            </w:sdtPr>
                            <w:sdtEndPr/>
                            <w:sdtContent>
                              <w:p w14:paraId="1C93C257" w14:textId="3BA2738E" w:rsidR="007E4C65" w:rsidRPr="0037364C" w:rsidRDefault="007E4C65" w:rsidP="007E4C65">
                                <w:pPr>
                                  <w:pStyle w:val="Titulodocumento"/>
                                  <w:jc w:val="center"/>
                                  <w:rPr>
                                    <w:rFonts w:ascii="Segoe UI" w:hAnsi="Segoe UI" w:cs="Segoe UI"/>
                                    <w:b w:val="0"/>
                                    <w:color w:val="1D1B11" w:themeColor="background2" w:themeShade="1A"/>
                                    <w:sz w:val="32"/>
                                    <w:szCs w:val="32"/>
                                  </w:rPr>
                                </w:pPr>
                                <w:r>
                                  <w:rPr>
                                    <w:rFonts w:ascii="Segoe UI" w:hAnsi="Segoe UI" w:cs="Segoe UI"/>
                                    <w:b w:val="0"/>
                                    <w:color w:val="1D1B11" w:themeColor="background2" w:themeShade="1A"/>
                                    <w:sz w:val="32"/>
                                    <w:szCs w:val="32"/>
                                    <w:lang w:val="pt-PT"/>
                                  </w:rPr>
                                  <w:t>Versão</w:t>
                                </w:r>
                                <w:r w:rsidR="0012205F">
                                  <w:rPr>
                                    <w:rFonts w:ascii="Segoe UI" w:hAnsi="Segoe UI" w:cs="Segoe UI"/>
                                    <w:b w:val="0"/>
                                    <w:color w:val="1D1B11" w:themeColor="background2" w:themeShade="1A"/>
                                    <w:sz w:val="32"/>
                                    <w:szCs w:val="32"/>
                                    <w:lang w:val="pt-PT"/>
                                  </w:rPr>
                                  <w:t xml:space="preserve"> 1.0</w:t>
                                </w:r>
                              </w:p>
                            </w:sdtContent>
                          </w:sdt>
                          <w:p w14:paraId="6B933355" w14:textId="77777777" w:rsidR="007E4C65" w:rsidRPr="0037364C" w:rsidRDefault="007E4C65" w:rsidP="007E4C65">
                            <w:pPr>
                              <w:pStyle w:val="Titulodocumento"/>
                              <w:jc w:val="right"/>
                              <w:rPr>
                                <w:rFonts w:ascii="Segoe UI" w:hAnsi="Segoe UI" w:cs="Segoe UI"/>
                                <w:b w:val="0"/>
                                <w:color w:val="1D1B11" w:themeColor="background2" w:themeShade="1A"/>
                                <w:sz w:val="32"/>
                                <w:szCs w:val="32"/>
                              </w:rPr>
                            </w:pPr>
                          </w:p>
                          <w:p w14:paraId="092538C5" w14:textId="77777777" w:rsidR="007E4C65" w:rsidRPr="0037364C" w:rsidRDefault="007E4C65" w:rsidP="007E4C65">
                            <w:pPr>
                              <w:pStyle w:val="Sumrio1"/>
                              <w:jc w:val="right"/>
                              <w:rPr>
                                <w:rFonts w:ascii="Segoe UI" w:hAnsi="Segoe UI" w:cs="Segoe UI"/>
                                <w:color w:val="1D1B11" w:themeColor="background2" w:themeShade="1A"/>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75950" id="_x0000_s1027" type="#_x0000_t202" style="position:absolute;left:0;text-align:left;margin-left:-54.4pt;margin-top:15.5pt;width:559.25pt;height:4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" stroked="f">
                <v:textbox>
                  <w:txbxContent>
                    <w:sdt>
                      <w:sdtPr>
                        <w:rPr>
                          <w:rFonts w:ascii="Segoe UI" w:hAnsi="Segoe UI" w:cs="Segoe UI"/>
                          <w:b w:val="0"/>
                          <w:color w:val="1D1B11" w:themeColor="background2" w:themeShade="1A"/>
                          <w:sz w:val="32"/>
                          <w:szCs w:val="32"/>
                        </w:rPr>
                        <w:alias w:val="Assunto"/>
                        <w:tag w:val=""/>
                        <w:id w:val="1073392669"/>
                        <w:dataBinding w:prefixMappings="xmlns:ns0='http://purl.org/dc/elements/1.1/' xmlns:ns1='http://schemas.openxmlformats.org/package/2006/metadata/core-properties' " w:xpath="/ns1:coreProperties[1]/ns0:subject[1]" w:storeItemID="{6C3C8BC8-F283-45AE-878A-BAB7291924A1}"/>
                        <w:text/>
                      </w:sdtPr>
                      <w:sdtEndPr/>
                      <w:sdtContent>
                        <w:p w14:paraId="1C93C257" w14:textId="3BA2738E" w:rsidR="007E4C65" w:rsidRPr="0037364C" w:rsidRDefault="007E4C65" w:rsidP="007E4C65">
                          <w:pPr>
                            <w:pStyle w:val="Titulodocumento"/>
                            <w:jc w:val="center"/>
                            <w:rPr>
                              <w:rFonts w:ascii="Segoe UI" w:hAnsi="Segoe UI" w:cs="Segoe UI"/>
                              <w:b w:val="0"/>
                              <w:color w:val="1D1B11" w:themeColor="background2" w:themeShade="1A"/>
                              <w:sz w:val="32"/>
                              <w:szCs w:val="32"/>
                            </w:rPr>
                          </w:pPr>
                          <w:r>
                            <w:rPr>
                              <w:rFonts w:ascii="Segoe UI" w:hAnsi="Segoe UI" w:cs="Segoe UI"/>
                              <w:b w:val="0"/>
                              <w:color w:val="1D1B11" w:themeColor="background2" w:themeShade="1A"/>
                              <w:sz w:val="32"/>
                              <w:szCs w:val="32"/>
                              <w:lang w:val="pt-PT"/>
                            </w:rPr>
                            <w:t>Versão</w:t>
                          </w:r>
                          <w:r w:rsidR="0012205F">
                            <w:rPr>
                              <w:rFonts w:ascii="Segoe UI" w:hAnsi="Segoe UI" w:cs="Segoe UI"/>
                              <w:b w:val="0"/>
                              <w:color w:val="1D1B11" w:themeColor="background2" w:themeShade="1A"/>
                              <w:sz w:val="32"/>
                              <w:szCs w:val="32"/>
                              <w:lang w:val="pt-PT"/>
                            </w:rPr>
                            <w:t xml:space="preserve"> 1.0</w:t>
                          </w:r>
                        </w:p>
                      </w:sdtContent>
                    </w:sdt>
                    <w:p w14:paraId="6B933355" w14:textId="77777777" w:rsidR="007E4C65" w:rsidRPr="0037364C" w:rsidRDefault="007E4C65" w:rsidP="007E4C65">
                      <w:pPr>
                        <w:pStyle w:val="Titulodocumento"/>
                        <w:jc w:val="right"/>
                        <w:rPr>
                          <w:rFonts w:ascii="Segoe UI" w:hAnsi="Segoe UI" w:cs="Segoe UI"/>
                          <w:b w:val="0"/>
                          <w:color w:val="1D1B11" w:themeColor="background2" w:themeShade="1A"/>
                          <w:sz w:val="32"/>
                          <w:szCs w:val="32"/>
                        </w:rPr>
                      </w:pPr>
                    </w:p>
                    <w:p w14:paraId="092538C5" w14:textId="77777777" w:rsidR="007E4C65" w:rsidRPr="0037364C" w:rsidRDefault="007E4C65" w:rsidP="007E4C65">
                      <w:pPr>
                        <w:pStyle w:val="Sumrio1"/>
                        <w:jc w:val="right"/>
                        <w:rPr>
                          <w:rFonts w:ascii="Segoe UI" w:hAnsi="Segoe UI" w:cs="Segoe UI"/>
                          <w:color w:val="1D1B11" w:themeColor="background2" w:themeShade="1A"/>
                          <w:sz w:val="32"/>
                          <w:szCs w:val="32"/>
                        </w:rPr>
                      </w:pPr>
                    </w:p>
                  </w:txbxContent>
                </v:textbox>
              </v:shape>
            </w:pict>
          </mc:Fallback>
        </mc:AlternateContent>
      </w:r>
    </w:p>
    <w:p w14:paraId="6C1C73A0" w14:textId="77777777" w:rsidR="007E4C65" w:rsidRPr="00264EFB" w:rsidRDefault="007E4C65" w:rsidP="007E4C65"/>
    <w:p w14:paraId="1A8CAE13" w14:textId="77777777" w:rsidR="007E4C65" w:rsidRPr="00264EFB" w:rsidRDefault="007E4C65" w:rsidP="007E4C65"/>
    <w:p w14:paraId="21FEC694" w14:textId="77777777" w:rsidR="007E4C65" w:rsidRPr="00264EFB" w:rsidRDefault="007E4C65" w:rsidP="007E4C65"/>
    <w:p w14:paraId="4614CDAB" w14:textId="77777777" w:rsidR="007E4C65" w:rsidRPr="00264EFB" w:rsidRDefault="007E4C65" w:rsidP="007E4C65"/>
    <w:p w14:paraId="2722F1EA" w14:textId="77777777" w:rsidR="007E4C65" w:rsidRPr="00264EFB" w:rsidRDefault="007E4C65" w:rsidP="007E4C65"/>
    <w:p w14:paraId="02A75ADB" w14:textId="77777777" w:rsidR="007E4C65" w:rsidRPr="00264EFB" w:rsidRDefault="007E4C65" w:rsidP="007E4C65">
      <w:r>
        <w:tab/>
      </w:r>
    </w:p>
    <w:p w14:paraId="6955238D" w14:textId="77777777" w:rsidR="007E4C65" w:rsidRPr="00264EFB" w:rsidRDefault="007E4C65" w:rsidP="007E4C65"/>
    <w:p w14:paraId="0241C793" w14:textId="77777777" w:rsidR="007E4C65" w:rsidRPr="00264EFB" w:rsidRDefault="007E4C65" w:rsidP="007E4C65"/>
    <w:p w14:paraId="3091F35F" w14:textId="77777777" w:rsidR="007E4C65" w:rsidRPr="00264EFB" w:rsidRDefault="007E4C65" w:rsidP="007E4C65"/>
    <w:p w14:paraId="6A325A5B" w14:textId="77777777" w:rsidR="007E4C65" w:rsidRPr="00264EFB" w:rsidRDefault="007E4C65" w:rsidP="007E4C65"/>
    <w:p w14:paraId="28C1338B" w14:textId="77777777" w:rsidR="007E4C65" w:rsidRPr="00264EFB" w:rsidRDefault="007E4C65" w:rsidP="007E4C65"/>
    <w:p w14:paraId="16E33736" w14:textId="77777777" w:rsidR="007E4C65" w:rsidRPr="00264EFB" w:rsidRDefault="007E4C65" w:rsidP="007E4C65"/>
    <w:p w14:paraId="25C9D2AF" w14:textId="77777777" w:rsidR="007E4C65" w:rsidRPr="00264EFB" w:rsidRDefault="007E4C65" w:rsidP="007E4C65"/>
    <w:p w14:paraId="4AA442AA" w14:textId="77777777" w:rsidR="007E4C65" w:rsidRPr="00264EFB" w:rsidRDefault="007E4C65" w:rsidP="007E4C65"/>
    <w:p w14:paraId="1A9E4B5A" w14:textId="77777777" w:rsidR="007E4C65" w:rsidRPr="00264EFB" w:rsidRDefault="007E4C65" w:rsidP="007E4C65"/>
    <w:p w14:paraId="45BD7C22" w14:textId="77777777" w:rsidR="007E4C65" w:rsidRPr="00264EFB" w:rsidRDefault="007E4C65" w:rsidP="007E4C65"/>
    <w:p w14:paraId="11500649" w14:textId="77777777" w:rsidR="007E4C65" w:rsidRPr="00264EFB" w:rsidRDefault="007E4C65" w:rsidP="007E4C65"/>
    <w:p w14:paraId="460DE181" w14:textId="77777777" w:rsidR="007E4C65" w:rsidRDefault="007E4C65" w:rsidP="007E4C65">
      <w:pPr>
        <w:tabs>
          <w:tab w:val="left" w:pos="3700"/>
        </w:tabs>
      </w:pPr>
      <w:r>
        <w:tab/>
      </w:r>
    </w:p>
    <w:p w14:paraId="1D90FA8A" w14:textId="77777777" w:rsidR="007E4C65" w:rsidRPr="00264EFB" w:rsidRDefault="007E4C65" w:rsidP="007E4C65">
      <w:pPr>
        <w:tabs>
          <w:tab w:val="left" w:pos="3700"/>
        </w:tabs>
        <w:sectPr w:rsidR="007E4C65" w:rsidRPr="00264EFB">
          <w:headerReference w:type="first" r:id="rId9"/>
          <w:footerReference w:type="first" r:id="rId10"/>
          <w:pgSz w:w="11907" w:h="16840" w:code="9"/>
          <w:pgMar w:top="851" w:right="851" w:bottom="851" w:left="1418" w:header="851" w:footer="851" w:gutter="0"/>
          <w:cols w:space="708"/>
          <w:docGrid w:linePitch="360"/>
        </w:sectPr>
      </w:pPr>
      <w:r>
        <w:rPr>
          <w:noProof/>
          <w:lang w:val="pt-PT" w:eastAsia="pt-PT"/>
        </w:rPr>
        <mc:AlternateContent>
          <mc:Choice Requires="wps">
            <w:drawing>
              <wp:anchor distT="0" distB="0" distL="114300" distR="114300" simplePos="0" relativeHeight="251661312" behindDoc="0" locked="0" layoutInCell="1" allowOverlap="1" wp14:anchorId="6353AC13" wp14:editId="1BFD412D">
                <wp:simplePos x="0" y="0"/>
                <wp:positionH relativeFrom="column">
                  <wp:posOffset>-751205</wp:posOffset>
                </wp:positionH>
                <wp:positionV relativeFrom="paragraph">
                  <wp:posOffset>292100</wp:posOffset>
                </wp:positionV>
                <wp:extent cx="7269480" cy="426085"/>
                <wp:effectExtent l="0" t="0" r="762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9480" cy="426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Segoe UI" w:hAnsi="Segoe UI" w:cs="Segoe UI"/>
                                <w:color w:val="1D1B11" w:themeColor="background2" w:themeShade="1A"/>
                                <w:sz w:val="40"/>
                              </w:rPr>
                              <w:alias w:val="Gestor"/>
                              <w:tag w:val=""/>
                              <w:id w:val="-2105568354"/>
                              <w:dataBinding w:prefixMappings="xmlns:ns0='http://schemas.openxmlformats.org/officeDocument/2006/extended-properties' " w:xpath="/ns0:Properties[1]/ns0:Manager[1]" w:storeItemID="{6668398D-A668-4E3E-A5EB-62B293D839F1}"/>
                              <w:text/>
                            </w:sdtPr>
                            <w:sdtEndPr/>
                            <w:sdtContent>
                              <w:p w14:paraId="307D0CE0" w14:textId="3D63BDB9" w:rsidR="007E4C65" w:rsidRPr="00264EFB" w:rsidRDefault="0012205F" w:rsidP="007E4C65">
                                <w:pPr>
                                  <w:pStyle w:val="Titulodocumento"/>
                                  <w:jc w:val="center"/>
                                  <w:rPr>
                                    <w:rFonts w:ascii="Segoe UI" w:hAnsi="Segoe UI" w:cs="Segoe UI"/>
                                    <w:color w:val="1D1B11" w:themeColor="background2" w:themeShade="1A"/>
                                    <w:sz w:val="40"/>
                                  </w:rPr>
                                </w:pPr>
                                <w:r>
                                  <w:rPr>
                                    <w:rFonts w:ascii="Segoe UI" w:hAnsi="Segoe UI" w:cs="Segoe UI"/>
                                    <w:color w:val="1D1B11" w:themeColor="background2" w:themeShade="1A"/>
                                    <w:sz w:val="40"/>
                                  </w:rPr>
                                  <w:t>HD</w:t>
                                </w:r>
                                <w:r w:rsidR="001E5A50">
                                  <w:rPr>
                                    <w:rFonts w:ascii="Segoe UI" w:hAnsi="Segoe UI" w:cs="Segoe UI"/>
                                    <w:color w:val="1D1B11" w:themeColor="background2" w:themeShade="1A"/>
                                    <w:sz w:val="40"/>
                                  </w:rPr>
                                  <w:t xml:space="preserve"> </w:t>
                                </w:r>
                                <w:r>
                                  <w:rPr>
                                    <w:rFonts w:ascii="Segoe UI" w:hAnsi="Segoe UI" w:cs="Segoe UI"/>
                                    <w:color w:val="1D1B11" w:themeColor="background2" w:themeShade="1A"/>
                                    <w:sz w:val="40"/>
                                  </w:rPr>
                                  <w:t>–</w:t>
                                </w:r>
                                <w:r w:rsidR="001E5A50">
                                  <w:rPr>
                                    <w:rFonts w:ascii="Segoe UI" w:hAnsi="Segoe UI" w:cs="Segoe UI"/>
                                    <w:color w:val="1D1B11" w:themeColor="background2" w:themeShade="1A"/>
                                    <w:sz w:val="40"/>
                                  </w:rPr>
                                  <w:t xml:space="preserve"> </w:t>
                                </w:r>
                                <w:r>
                                  <w:rPr>
                                    <w:rFonts w:ascii="Segoe UI" w:hAnsi="Segoe UI" w:cs="Segoe UI"/>
                                    <w:color w:val="1D1B11" w:themeColor="background2" w:themeShade="1A"/>
                                    <w:sz w:val="40"/>
                                  </w:rPr>
                                  <w:t>Healthy Delivery</w:t>
                                </w:r>
                              </w:p>
                            </w:sdtContent>
                          </w:sdt>
                          <w:p w14:paraId="4863A98B" w14:textId="77777777" w:rsidR="007E4C65" w:rsidRDefault="007E4C65" w:rsidP="007E4C65">
                            <w:pPr>
                              <w:pStyle w:val="Titulodocumen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3AC13" id="Text Box 4" o:spid="_x0000_s1028" type="#_x0000_t202" style="position:absolute;left:0;text-align:left;margin-left:-59.15pt;margin-top:23pt;width:572.4pt;height:3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" stroked="f">
                <v:textbox>
                  <w:txbxContent>
                    <w:sdt>
                      <w:sdtPr>
                        <w:rPr>
                          <w:rFonts w:ascii="Segoe UI" w:hAnsi="Segoe UI" w:cs="Segoe UI"/>
                          <w:color w:val="1D1B11" w:themeColor="background2" w:themeShade="1A"/>
                          <w:sz w:val="40"/>
                        </w:rPr>
                        <w:alias w:val="Gestor"/>
                        <w:tag w:val=""/>
                        <w:id w:val="-2105568354"/>
                        <w:dataBinding w:prefixMappings="xmlns:ns0='http://schemas.openxmlformats.org/officeDocument/2006/extended-properties' " w:xpath="/ns0:Properties[1]/ns0:Manager[1]" w:storeItemID="{6668398D-A668-4E3E-A5EB-62B293D839F1}"/>
                        <w:text/>
                      </w:sdtPr>
                      <w:sdtEndPr/>
                      <w:sdtContent>
                        <w:p w14:paraId="307D0CE0" w14:textId="3D63BDB9" w:rsidR="007E4C65" w:rsidRPr="00264EFB" w:rsidRDefault="0012205F" w:rsidP="007E4C65">
                          <w:pPr>
                            <w:pStyle w:val="Titulodocumento"/>
                            <w:jc w:val="center"/>
                            <w:rPr>
                              <w:rFonts w:ascii="Segoe UI" w:hAnsi="Segoe UI" w:cs="Segoe UI"/>
                              <w:color w:val="1D1B11" w:themeColor="background2" w:themeShade="1A"/>
                              <w:sz w:val="40"/>
                            </w:rPr>
                          </w:pPr>
                          <w:r>
                            <w:rPr>
                              <w:rFonts w:ascii="Segoe UI" w:hAnsi="Segoe UI" w:cs="Segoe UI"/>
                              <w:color w:val="1D1B11" w:themeColor="background2" w:themeShade="1A"/>
                              <w:sz w:val="40"/>
                            </w:rPr>
                            <w:t>HD</w:t>
                          </w:r>
                          <w:r w:rsidR="001E5A50">
                            <w:rPr>
                              <w:rFonts w:ascii="Segoe UI" w:hAnsi="Segoe UI" w:cs="Segoe UI"/>
                              <w:color w:val="1D1B11" w:themeColor="background2" w:themeShade="1A"/>
                              <w:sz w:val="40"/>
                            </w:rPr>
                            <w:t xml:space="preserve"> </w:t>
                          </w:r>
                          <w:r>
                            <w:rPr>
                              <w:rFonts w:ascii="Segoe UI" w:hAnsi="Segoe UI" w:cs="Segoe UI"/>
                              <w:color w:val="1D1B11" w:themeColor="background2" w:themeShade="1A"/>
                              <w:sz w:val="40"/>
                            </w:rPr>
                            <w:t>–</w:t>
                          </w:r>
                          <w:r w:rsidR="001E5A50">
                            <w:rPr>
                              <w:rFonts w:ascii="Segoe UI" w:hAnsi="Segoe UI" w:cs="Segoe UI"/>
                              <w:color w:val="1D1B11" w:themeColor="background2" w:themeShade="1A"/>
                              <w:sz w:val="40"/>
                            </w:rPr>
                            <w:t xml:space="preserve"> </w:t>
                          </w:r>
                          <w:r>
                            <w:rPr>
                              <w:rFonts w:ascii="Segoe UI" w:hAnsi="Segoe UI" w:cs="Segoe UI"/>
                              <w:color w:val="1D1B11" w:themeColor="background2" w:themeShade="1A"/>
                              <w:sz w:val="40"/>
                            </w:rPr>
                            <w:t>Healthy Delivery</w:t>
                          </w:r>
                        </w:p>
                      </w:sdtContent>
                    </w:sdt>
                    <w:p w14:paraId="4863A98B" w14:textId="77777777" w:rsidR="007E4C65" w:rsidRDefault="007E4C65" w:rsidP="007E4C65">
                      <w:pPr>
                        <w:pStyle w:val="Titulodocumento"/>
                      </w:pPr>
                    </w:p>
                  </w:txbxContent>
                </v:textbox>
              </v:shape>
            </w:pict>
          </mc:Fallback>
        </mc:AlternateContent>
      </w:r>
      <w:r>
        <w:tab/>
      </w:r>
    </w:p>
    <w:p w14:paraId="5DE85074" w14:textId="77777777" w:rsidR="00050C81" w:rsidRDefault="00050C81">
      <w:pPr>
        <w:pStyle w:val="Ttulo"/>
        <w:jc w:val="center"/>
      </w:pPr>
      <w:r>
        <w:lastRenderedPageBreak/>
        <w:t>Histórico de Revisões</w:t>
      </w:r>
    </w:p>
    <w:tbl>
      <w:tblPr>
        <w:tblW w:w="972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50"/>
        <w:gridCol w:w="1080"/>
        <w:gridCol w:w="4680"/>
        <w:gridCol w:w="2410"/>
      </w:tblGrid>
      <w:tr w:rsidR="007E4C65" w14:paraId="650CEB67" w14:textId="77777777" w:rsidTr="007D4438">
        <w:trPr>
          <w:trHeight w:val="284"/>
        </w:trPr>
        <w:tc>
          <w:tcPr>
            <w:tcW w:w="1550" w:type="dxa"/>
            <w:shd w:val="clear" w:color="auto" w:fill="C00000"/>
          </w:tcPr>
          <w:p w14:paraId="3463678E" w14:textId="77777777" w:rsidR="007E4C65" w:rsidRPr="0037364C" w:rsidRDefault="007E4C65" w:rsidP="007D4438">
            <w:pPr>
              <w:jc w:val="center"/>
              <w:rPr>
                <w:rFonts w:ascii="Segoe UI" w:hAnsi="Segoe UI" w:cs="Segoe UI"/>
                <w:b/>
                <w:bCs/>
                <w:color w:val="FFFFFF" w:themeColor="background1"/>
                <w:sz w:val="24"/>
              </w:rPr>
            </w:pPr>
            <w:r w:rsidRPr="0037364C">
              <w:rPr>
                <w:rFonts w:ascii="Segoe UI" w:hAnsi="Segoe UI" w:cs="Segoe UI"/>
                <w:b/>
                <w:bCs/>
                <w:color w:val="FFFFFF" w:themeColor="background1"/>
                <w:sz w:val="24"/>
              </w:rPr>
              <w:t>Data</w:t>
            </w:r>
          </w:p>
        </w:tc>
        <w:tc>
          <w:tcPr>
            <w:tcW w:w="1080" w:type="dxa"/>
            <w:shd w:val="clear" w:color="auto" w:fill="C00000"/>
          </w:tcPr>
          <w:p w14:paraId="64887E43" w14:textId="77777777" w:rsidR="007E4C65" w:rsidRPr="0037364C" w:rsidRDefault="007E4C65" w:rsidP="007D4438">
            <w:pPr>
              <w:jc w:val="center"/>
              <w:rPr>
                <w:rFonts w:ascii="Segoe UI" w:hAnsi="Segoe UI" w:cs="Segoe UI"/>
                <w:b/>
                <w:bCs/>
                <w:color w:val="FFFFFF" w:themeColor="background1"/>
                <w:sz w:val="24"/>
              </w:rPr>
            </w:pPr>
            <w:r w:rsidRPr="0037364C">
              <w:rPr>
                <w:rFonts w:ascii="Segoe UI" w:hAnsi="Segoe UI" w:cs="Segoe UI"/>
                <w:b/>
                <w:bCs/>
                <w:color w:val="FFFFFF" w:themeColor="background1"/>
                <w:sz w:val="24"/>
              </w:rPr>
              <w:t>Versão</w:t>
            </w:r>
          </w:p>
        </w:tc>
        <w:tc>
          <w:tcPr>
            <w:tcW w:w="4680" w:type="dxa"/>
            <w:shd w:val="clear" w:color="auto" w:fill="C00000"/>
          </w:tcPr>
          <w:p w14:paraId="6360BBB6" w14:textId="77777777" w:rsidR="007E4C65" w:rsidRPr="0037364C" w:rsidRDefault="007E4C65" w:rsidP="007D4438">
            <w:pPr>
              <w:jc w:val="center"/>
              <w:rPr>
                <w:rFonts w:ascii="Segoe UI" w:hAnsi="Segoe UI" w:cs="Segoe UI"/>
                <w:b/>
                <w:bCs/>
                <w:color w:val="FFFFFF" w:themeColor="background1"/>
                <w:sz w:val="24"/>
              </w:rPr>
            </w:pPr>
            <w:r w:rsidRPr="0037364C">
              <w:rPr>
                <w:rFonts w:ascii="Segoe UI" w:hAnsi="Segoe UI" w:cs="Segoe UI"/>
                <w:b/>
                <w:bCs/>
                <w:color w:val="FFFFFF" w:themeColor="background1"/>
                <w:sz w:val="24"/>
              </w:rPr>
              <w:t>Descrição</w:t>
            </w:r>
          </w:p>
        </w:tc>
        <w:tc>
          <w:tcPr>
            <w:tcW w:w="2410" w:type="dxa"/>
            <w:shd w:val="clear" w:color="auto" w:fill="C00000"/>
          </w:tcPr>
          <w:p w14:paraId="110E1A20" w14:textId="77777777" w:rsidR="007E4C65" w:rsidRPr="0037364C" w:rsidRDefault="007E4C65" w:rsidP="007D4438">
            <w:pPr>
              <w:jc w:val="center"/>
              <w:rPr>
                <w:rFonts w:ascii="Segoe UI" w:hAnsi="Segoe UI" w:cs="Segoe UI"/>
                <w:b/>
                <w:bCs/>
                <w:color w:val="FFFFFF" w:themeColor="background1"/>
                <w:sz w:val="24"/>
              </w:rPr>
            </w:pPr>
            <w:r w:rsidRPr="0037364C">
              <w:rPr>
                <w:rFonts w:ascii="Segoe UI" w:hAnsi="Segoe UI" w:cs="Segoe UI"/>
                <w:b/>
                <w:bCs/>
                <w:color w:val="FFFFFF" w:themeColor="background1"/>
                <w:sz w:val="24"/>
              </w:rPr>
              <w:t>Autor</w:t>
            </w:r>
          </w:p>
        </w:tc>
      </w:tr>
      <w:tr w:rsidR="007E4C65" w14:paraId="7E54A831" w14:textId="77777777" w:rsidTr="007D4438">
        <w:trPr>
          <w:trHeight w:val="284"/>
        </w:trPr>
        <w:tc>
          <w:tcPr>
            <w:tcW w:w="1550" w:type="dxa"/>
          </w:tcPr>
          <w:p w14:paraId="3BAFCDF2" w14:textId="157D85F5" w:rsidR="007E4C65" w:rsidRPr="0012205F" w:rsidRDefault="0012205F" w:rsidP="0012205F">
            <w:pPr>
              <w:pStyle w:val="Instruo"/>
              <w:jc w:val="center"/>
              <w:rPr>
                <w:color w:val="auto"/>
              </w:rPr>
            </w:pPr>
            <w:r w:rsidRPr="0012205F">
              <w:rPr>
                <w:color w:val="auto"/>
              </w:rPr>
              <w:t>28/01/2021</w:t>
            </w:r>
          </w:p>
          <w:p w14:paraId="627C9C99" w14:textId="77777777" w:rsidR="007E4C65" w:rsidRPr="0012205F" w:rsidRDefault="007E4C65" w:rsidP="0012205F">
            <w:pPr>
              <w:pStyle w:val="Instruo"/>
              <w:jc w:val="center"/>
              <w:rPr>
                <w:color w:val="auto"/>
              </w:rPr>
            </w:pPr>
          </w:p>
        </w:tc>
        <w:tc>
          <w:tcPr>
            <w:tcW w:w="1080" w:type="dxa"/>
          </w:tcPr>
          <w:p w14:paraId="619071B2" w14:textId="0EF81C99" w:rsidR="007E4C65" w:rsidRPr="0012205F" w:rsidRDefault="0012205F" w:rsidP="0012205F">
            <w:pPr>
              <w:pStyle w:val="Instruo"/>
              <w:jc w:val="center"/>
              <w:rPr>
                <w:color w:val="auto"/>
              </w:rPr>
            </w:pPr>
            <w:r w:rsidRPr="0012205F">
              <w:rPr>
                <w:color w:val="auto"/>
              </w:rPr>
              <w:t>1.0</w:t>
            </w:r>
          </w:p>
        </w:tc>
        <w:tc>
          <w:tcPr>
            <w:tcW w:w="4680" w:type="dxa"/>
          </w:tcPr>
          <w:p w14:paraId="7D66AAE1" w14:textId="2D8B2EA9" w:rsidR="007E4C65" w:rsidRPr="0012205F" w:rsidRDefault="0012205F" w:rsidP="0012205F">
            <w:pPr>
              <w:pStyle w:val="Instruo"/>
              <w:jc w:val="center"/>
              <w:rPr>
                <w:color w:val="auto"/>
              </w:rPr>
            </w:pPr>
            <w:r w:rsidRPr="0012205F">
              <w:rPr>
                <w:color w:val="auto"/>
              </w:rPr>
              <w:t>Início do Documento</w:t>
            </w:r>
          </w:p>
        </w:tc>
        <w:tc>
          <w:tcPr>
            <w:tcW w:w="2410" w:type="dxa"/>
          </w:tcPr>
          <w:p w14:paraId="66B6652F" w14:textId="5B000B45" w:rsidR="007E4C65" w:rsidRPr="0012205F" w:rsidRDefault="0012205F" w:rsidP="0012205F">
            <w:pPr>
              <w:pStyle w:val="Instruo"/>
              <w:jc w:val="center"/>
              <w:rPr>
                <w:color w:val="auto"/>
              </w:rPr>
            </w:pPr>
            <w:r w:rsidRPr="0012205F">
              <w:rPr>
                <w:color w:val="auto"/>
              </w:rPr>
              <w:t>Felipe Rodrigues</w:t>
            </w:r>
          </w:p>
        </w:tc>
      </w:tr>
      <w:tr w:rsidR="007E4C65" w14:paraId="46E4BBF5" w14:textId="77777777" w:rsidTr="007D4438">
        <w:trPr>
          <w:trHeight w:val="284"/>
        </w:trPr>
        <w:tc>
          <w:tcPr>
            <w:tcW w:w="1550" w:type="dxa"/>
          </w:tcPr>
          <w:p w14:paraId="10C56421" w14:textId="77777777" w:rsidR="007E4C65" w:rsidRDefault="007E4C65" w:rsidP="007D4438">
            <w:pPr>
              <w:jc w:val="left"/>
            </w:pPr>
          </w:p>
        </w:tc>
        <w:tc>
          <w:tcPr>
            <w:tcW w:w="1080" w:type="dxa"/>
          </w:tcPr>
          <w:p w14:paraId="7F9EF112" w14:textId="77777777" w:rsidR="007E4C65" w:rsidRDefault="007E4C65" w:rsidP="007D4438">
            <w:pPr>
              <w:jc w:val="left"/>
            </w:pPr>
          </w:p>
        </w:tc>
        <w:tc>
          <w:tcPr>
            <w:tcW w:w="4680" w:type="dxa"/>
          </w:tcPr>
          <w:p w14:paraId="0F932A64" w14:textId="77777777" w:rsidR="007E4C65" w:rsidRDefault="007E4C65" w:rsidP="007D4438">
            <w:pPr>
              <w:jc w:val="left"/>
            </w:pPr>
          </w:p>
        </w:tc>
        <w:tc>
          <w:tcPr>
            <w:tcW w:w="2410" w:type="dxa"/>
          </w:tcPr>
          <w:p w14:paraId="1BCDF2B5" w14:textId="77777777" w:rsidR="007E4C65" w:rsidRDefault="007E4C65" w:rsidP="007D4438">
            <w:pPr>
              <w:jc w:val="left"/>
            </w:pPr>
          </w:p>
        </w:tc>
      </w:tr>
      <w:tr w:rsidR="007E4C65" w14:paraId="4466075E" w14:textId="77777777" w:rsidTr="007D4438">
        <w:trPr>
          <w:trHeight w:val="284"/>
        </w:trPr>
        <w:tc>
          <w:tcPr>
            <w:tcW w:w="1550" w:type="dxa"/>
          </w:tcPr>
          <w:p w14:paraId="500B744E" w14:textId="77777777" w:rsidR="007E4C65" w:rsidRDefault="007E4C65" w:rsidP="007D4438">
            <w:pPr>
              <w:jc w:val="left"/>
            </w:pPr>
          </w:p>
        </w:tc>
        <w:tc>
          <w:tcPr>
            <w:tcW w:w="1080" w:type="dxa"/>
          </w:tcPr>
          <w:p w14:paraId="6279A70E" w14:textId="77777777" w:rsidR="007E4C65" w:rsidRDefault="007E4C65" w:rsidP="007D4438">
            <w:pPr>
              <w:jc w:val="left"/>
            </w:pPr>
          </w:p>
        </w:tc>
        <w:tc>
          <w:tcPr>
            <w:tcW w:w="4680" w:type="dxa"/>
          </w:tcPr>
          <w:p w14:paraId="700AB24E" w14:textId="77777777" w:rsidR="007E4C65" w:rsidRDefault="007E4C65" w:rsidP="007D4438">
            <w:pPr>
              <w:jc w:val="left"/>
            </w:pPr>
          </w:p>
        </w:tc>
        <w:tc>
          <w:tcPr>
            <w:tcW w:w="2410" w:type="dxa"/>
          </w:tcPr>
          <w:p w14:paraId="65673B97" w14:textId="77777777" w:rsidR="007E4C65" w:rsidRDefault="007E4C65" w:rsidP="007D4438">
            <w:pPr>
              <w:jc w:val="left"/>
            </w:pPr>
          </w:p>
        </w:tc>
      </w:tr>
    </w:tbl>
    <w:p w14:paraId="19357020" w14:textId="77777777" w:rsidR="00050C81" w:rsidRDefault="00050C81"/>
    <w:p w14:paraId="321B4056" w14:textId="77777777" w:rsidR="00050C81" w:rsidRDefault="00050C81" w:rsidP="007E4C65">
      <w:pPr>
        <w:pStyle w:val="Ttulo"/>
        <w:jc w:val="center"/>
      </w:pPr>
      <w:r>
        <w:br w:type="page"/>
      </w:r>
      <w:r>
        <w:lastRenderedPageBreak/>
        <w:t>SUMÁRIO</w:t>
      </w:r>
    </w:p>
    <w:p w14:paraId="5A7FEC5F" w14:textId="77777777" w:rsidR="00AE17A6" w:rsidRDefault="00050C81">
      <w:pPr>
        <w:pStyle w:val="Sumrio1"/>
        <w:rPr>
          <w:rFonts w:asciiTheme="minorHAnsi" w:eastAsiaTheme="minorEastAsia" w:hAnsiTheme="minorHAnsi" w:cstheme="minorBidi"/>
          <w:bCs w:val="0"/>
          <w:caps w:val="0"/>
          <w:sz w:val="22"/>
          <w:szCs w:val="22"/>
          <w:lang w:val="pt-PT" w:eastAsia="pt-PT"/>
        </w:rPr>
      </w:pPr>
      <w:r>
        <w:rPr>
          <w:rFonts w:cs="Arial"/>
        </w:rPr>
        <w:fldChar w:fldCharType="begin"/>
      </w:r>
      <w:r>
        <w:rPr>
          <w:rFonts w:cs="Arial"/>
        </w:rPr>
        <w:instrText xml:space="preserve"> TOC \o "1-3" \h \z </w:instrText>
      </w:r>
      <w:r>
        <w:rPr>
          <w:rFonts w:cs="Arial"/>
        </w:rPr>
        <w:fldChar w:fldCharType="separate"/>
      </w:r>
      <w:hyperlink w:anchor="_Toc428178748" w:history="1">
        <w:r w:rsidR="00AE17A6" w:rsidRPr="00833DD0">
          <w:rPr>
            <w:rStyle w:val="Hyperlink"/>
          </w:rPr>
          <w:t>1. Introdução</w:t>
        </w:r>
        <w:r w:rsidR="00AE17A6">
          <w:rPr>
            <w:webHidden/>
          </w:rPr>
          <w:tab/>
        </w:r>
        <w:r w:rsidR="00AE17A6">
          <w:rPr>
            <w:webHidden/>
          </w:rPr>
          <w:fldChar w:fldCharType="begin"/>
        </w:r>
        <w:r w:rsidR="00AE17A6">
          <w:rPr>
            <w:webHidden/>
          </w:rPr>
          <w:instrText xml:space="preserve"> PAGEREF _Toc428178748 \h </w:instrText>
        </w:r>
        <w:r w:rsidR="00AE17A6">
          <w:rPr>
            <w:webHidden/>
          </w:rPr>
        </w:r>
        <w:r w:rsidR="00AE17A6">
          <w:rPr>
            <w:webHidden/>
          </w:rPr>
          <w:fldChar w:fldCharType="separate"/>
        </w:r>
        <w:r w:rsidR="00AE17A6">
          <w:rPr>
            <w:webHidden/>
          </w:rPr>
          <w:t>4</w:t>
        </w:r>
        <w:r w:rsidR="00AE17A6">
          <w:rPr>
            <w:webHidden/>
          </w:rPr>
          <w:fldChar w:fldCharType="end"/>
        </w:r>
      </w:hyperlink>
    </w:p>
    <w:p w14:paraId="789BDD23" w14:textId="77777777" w:rsidR="00AE17A6" w:rsidRDefault="002F5F6F">
      <w:pPr>
        <w:pStyle w:val="Sumrio1"/>
        <w:rPr>
          <w:rFonts w:asciiTheme="minorHAnsi" w:eastAsiaTheme="minorEastAsia" w:hAnsiTheme="minorHAnsi" w:cstheme="minorBidi"/>
          <w:bCs w:val="0"/>
          <w:caps w:val="0"/>
          <w:sz w:val="22"/>
          <w:szCs w:val="22"/>
          <w:lang w:val="pt-PT" w:eastAsia="pt-PT"/>
        </w:rPr>
      </w:pPr>
      <w:hyperlink w:anchor="_Toc428178749" w:history="1">
        <w:r w:rsidR="00AE17A6" w:rsidRPr="00833DD0">
          <w:rPr>
            <w:rStyle w:val="Hyperlink"/>
            <w:rFonts w:eastAsia="Arial Unicode MS"/>
            <w:lang w:val="pt-PT"/>
          </w:rPr>
          <w:t>2. Como está organizado o manual</w:t>
        </w:r>
        <w:r w:rsidR="00AE17A6">
          <w:rPr>
            <w:webHidden/>
          </w:rPr>
          <w:tab/>
        </w:r>
        <w:r w:rsidR="00AE17A6">
          <w:rPr>
            <w:webHidden/>
          </w:rPr>
          <w:fldChar w:fldCharType="begin"/>
        </w:r>
        <w:r w:rsidR="00AE17A6">
          <w:rPr>
            <w:webHidden/>
          </w:rPr>
          <w:instrText xml:space="preserve"> PAGEREF _Toc428178749 \h </w:instrText>
        </w:r>
        <w:r w:rsidR="00AE17A6">
          <w:rPr>
            <w:webHidden/>
          </w:rPr>
        </w:r>
        <w:r w:rsidR="00AE17A6">
          <w:rPr>
            <w:webHidden/>
          </w:rPr>
          <w:fldChar w:fldCharType="separate"/>
        </w:r>
        <w:r w:rsidR="00AE17A6">
          <w:rPr>
            <w:webHidden/>
          </w:rPr>
          <w:t>4</w:t>
        </w:r>
        <w:r w:rsidR="00AE17A6">
          <w:rPr>
            <w:webHidden/>
          </w:rPr>
          <w:fldChar w:fldCharType="end"/>
        </w:r>
      </w:hyperlink>
    </w:p>
    <w:p w14:paraId="0E7F85BF" w14:textId="77777777" w:rsidR="00AE17A6" w:rsidRDefault="002F5F6F">
      <w:pPr>
        <w:pStyle w:val="Sumrio1"/>
        <w:rPr>
          <w:rFonts w:asciiTheme="minorHAnsi" w:eastAsiaTheme="minorEastAsia" w:hAnsiTheme="minorHAnsi" w:cstheme="minorBidi"/>
          <w:bCs w:val="0"/>
          <w:caps w:val="0"/>
          <w:sz w:val="22"/>
          <w:szCs w:val="22"/>
          <w:lang w:val="pt-PT" w:eastAsia="pt-PT"/>
        </w:rPr>
      </w:pPr>
      <w:hyperlink w:anchor="_Toc428178750" w:history="1">
        <w:r w:rsidR="00AE17A6" w:rsidRPr="00833DD0">
          <w:rPr>
            <w:rStyle w:val="Hyperlink"/>
            <w:rFonts w:eastAsia="Arial Unicode MS"/>
            <w:lang w:val="pt-PT"/>
          </w:rPr>
          <w:t>3. Funcionalidades gerais do sistema</w:t>
        </w:r>
        <w:r w:rsidR="00AE17A6">
          <w:rPr>
            <w:webHidden/>
          </w:rPr>
          <w:tab/>
        </w:r>
        <w:r w:rsidR="00AE17A6">
          <w:rPr>
            <w:webHidden/>
          </w:rPr>
          <w:fldChar w:fldCharType="begin"/>
        </w:r>
        <w:r w:rsidR="00AE17A6">
          <w:rPr>
            <w:webHidden/>
          </w:rPr>
          <w:instrText xml:space="preserve"> PAGEREF _Toc428178750 \h </w:instrText>
        </w:r>
        <w:r w:rsidR="00AE17A6">
          <w:rPr>
            <w:webHidden/>
          </w:rPr>
        </w:r>
        <w:r w:rsidR="00AE17A6">
          <w:rPr>
            <w:webHidden/>
          </w:rPr>
          <w:fldChar w:fldCharType="separate"/>
        </w:r>
        <w:r w:rsidR="00AE17A6">
          <w:rPr>
            <w:webHidden/>
          </w:rPr>
          <w:t>4</w:t>
        </w:r>
        <w:r w:rsidR="00AE17A6">
          <w:rPr>
            <w:webHidden/>
          </w:rPr>
          <w:fldChar w:fldCharType="end"/>
        </w:r>
      </w:hyperlink>
    </w:p>
    <w:p w14:paraId="4D3AB7F1" w14:textId="77777777" w:rsidR="00AE17A6" w:rsidRDefault="002F5F6F">
      <w:pPr>
        <w:pStyle w:val="Sumrio1"/>
        <w:rPr>
          <w:rFonts w:asciiTheme="minorHAnsi" w:eastAsiaTheme="minorEastAsia" w:hAnsiTheme="minorHAnsi" w:cstheme="minorBidi"/>
          <w:bCs w:val="0"/>
          <w:caps w:val="0"/>
          <w:sz w:val="22"/>
          <w:szCs w:val="22"/>
          <w:lang w:val="pt-PT" w:eastAsia="pt-PT"/>
        </w:rPr>
      </w:pPr>
      <w:hyperlink w:anchor="_Toc428178751" w:history="1">
        <w:r w:rsidR="00AE17A6" w:rsidRPr="00833DD0">
          <w:rPr>
            <w:rStyle w:val="Hyperlink"/>
            <w:rFonts w:eastAsia="Arial Unicode MS"/>
            <w:lang w:val="pt-PT"/>
          </w:rPr>
          <w:t>4. Funcionalidades do sistema</w:t>
        </w:r>
        <w:r w:rsidR="00AE17A6">
          <w:rPr>
            <w:webHidden/>
          </w:rPr>
          <w:tab/>
        </w:r>
        <w:r w:rsidR="00AE17A6">
          <w:rPr>
            <w:webHidden/>
          </w:rPr>
          <w:fldChar w:fldCharType="begin"/>
        </w:r>
        <w:r w:rsidR="00AE17A6">
          <w:rPr>
            <w:webHidden/>
          </w:rPr>
          <w:instrText xml:space="preserve"> PAGEREF _Toc428178751 \h </w:instrText>
        </w:r>
        <w:r w:rsidR="00AE17A6">
          <w:rPr>
            <w:webHidden/>
          </w:rPr>
        </w:r>
        <w:r w:rsidR="00AE17A6">
          <w:rPr>
            <w:webHidden/>
          </w:rPr>
          <w:fldChar w:fldCharType="separate"/>
        </w:r>
        <w:r w:rsidR="00AE17A6">
          <w:rPr>
            <w:webHidden/>
          </w:rPr>
          <w:t>4</w:t>
        </w:r>
        <w:r w:rsidR="00AE17A6">
          <w:rPr>
            <w:webHidden/>
          </w:rPr>
          <w:fldChar w:fldCharType="end"/>
        </w:r>
      </w:hyperlink>
    </w:p>
    <w:p w14:paraId="60AF844C" w14:textId="77777777" w:rsidR="00AE17A6" w:rsidRDefault="002F5F6F">
      <w:pPr>
        <w:pStyle w:val="Sumrio1"/>
        <w:rPr>
          <w:rFonts w:asciiTheme="minorHAnsi" w:eastAsiaTheme="minorEastAsia" w:hAnsiTheme="minorHAnsi" w:cstheme="minorBidi"/>
          <w:bCs w:val="0"/>
          <w:caps w:val="0"/>
          <w:sz w:val="22"/>
          <w:szCs w:val="22"/>
          <w:lang w:val="pt-PT" w:eastAsia="pt-PT"/>
        </w:rPr>
      </w:pPr>
      <w:hyperlink w:anchor="_Toc428178752" w:history="1">
        <w:r w:rsidR="00AE17A6" w:rsidRPr="00833DD0">
          <w:rPr>
            <w:rStyle w:val="Hyperlink"/>
            <w:rFonts w:eastAsia="Arial Unicode MS"/>
            <w:lang w:val="pt-PT"/>
          </w:rPr>
          <w:t>5. glossário</w:t>
        </w:r>
        <w:r w:rsidR="00AE17A6">
          <w:rPr>
            <w:webHidden/>
          </w:rPr>
          <w:tab/>
        </w:r>
        <w:r w:rsidR="00AE17A6">
          <w:rPr>
            <w:webHidden/>
          </w:rPr>
          <w:fldChar w:fldCharType="begin"/>
        </w:r>
        <w:r w:rsidR="00AE17A6">
          <w:rPr>
            <w:webHidden/>
          </w:rPr>
          <w:instrText xml:space="preserve"> PAGEREF _Toc428178752 \h </w:instrText>
        </w:r>
        <w:r w:rsidR="00AE17A6">
          <w:rPr>
            <w:webHidden/>
          </w:rPr>
        </w:r>
        <w:r w:rsidR="00AE17A6">
          <w:rPr>
            <w:webHidden/>
          </w:rPr>
          <w:fldChar w:fldCharType="separate"/>
        </w:r>
        <w:r w:rsidR="00AE17A6">
          <w:rPr>
            <w:webHidden/>
          </w:rPr>
          <w:t>4</w:t>
        </w:r>
        <w:r w:rsidR="00AE17A6">
          <w:rPr>
            <w:webHidden/>
          </w:rPr>
          <w:fldChar w:fldCharType="end"/>
        </w:r>
      </w:hyperlink>
    </w:p>
    <w:p w14:paraId="48733917" w14:textId="77777777" w:rsidR="00050C81" w:rsidRDefault="00050C81">
      <w:r>
        <w:fldChar w:fldCharType="end"/>
      </w:r>
    </w:p>
    <w:p w14:paraId="07620D43" w14:textId="77777777" w:rsidR="00050C81" w:rsidRDefault="00050C81" w:rsidP="00050C81">
      <w:pPr>
        <w:pStyle w:val="Ttulo1"/>
        <w:numPr>
          <w:ilvl w:val="0"/>
          <w:numId w:val="1"/>
        </w:numPr>
        <w:ind w:left="0" w:firstLine="0"/>
      </w:pPr>
      <w:r>
        <w:br w:type="page"/>
      </w:r>
      <w:bookmarkStart w:id="0" w:name="_Toc104341857"/>
      <w:bookmarkStart w:id="1" w:name="_Toc428178748"/>
      <w:r>
        <w:lastRenderedPageBreak/>
        <w:t>Introdução</w:t>
      </w:r>
      <w:bookmarkEnd w:id="0"/>
      <w:bookmarkEnd w:id="1"/>
    </w:p>
    <w:p w14:paraId="57A37803" w14:textId="1B7AE523" w:rsidR="00050C81" w:rsidRPr="00965E6E" w:rsidRDefault="0012205F">
      <w:pPr>
        <w:pStyle w:val="Instruo"/>
        <w:rPr>
          <w:i w:val="0"/>
          <w:iCs/>
          <w:color w:val="auto"/>
          <w:sz w:val="24"/>
          <w:szCs w:val="24"/>
          <w:lang w:val="pt-PT"/>
        </w:rPr>
      </w:pPr>
      <w:r w:rsidRPr="00965E6E">
        <w:rPr>
          <w:i w:val="0"/>
          <w:iCs/>
          <w:color w:val="auto"/>
          <w:sz w:val="24"/>
          <w:szCs w:val="24"/>
        </w:rPr>
        <w:t>Este documento tem como objetivo orientar o usuário no modo de utilização do sistema a fim de melhorar</w:t>
      </w:r>
      <w:r w:rsidR="00965E6E" w:rsidRPr="00965E6E">
        <w:rPr>
          <w:i w:val="0"/>
          <w:iCs/>
          <w:color w:val="auto"/>
          <w:sz w:val="24"/>
          <w:szCs w:val="24"/>
        </w:rPr>
        <w:t xml:space="preserve"> sua compreensão do funcionamento do mesmo.</w:t>
      </w:r>
    </w:p>
    <w:p w14:paraId="353FFF88" w14:textId="77777777" w:rsidR="00050C81" w:rsidRDefault="00050C81">
      <w:pPr>
        <w:pStyle w:val="Instruo"/>
        <w:rPr>
          <w:rFonts w:eastAsia="Arial Unicode MS"/>
          <w:lang w:val="pt-PT"/>
        </w:rPr>
      </w:pPr>
    </w:p>
    <w:p w14:paraId="733AC238" w14:textId="77777777" w:rsidR="00050C81" w:rsidRDefault="00050C81">
      <w:pPr>
        <w:pStyle w:val="Ttulo1"/>
        <w:rPr>
          <w:rFonts w:eastAsia="Arial Unicode MS"/>
          <w:lang w:val="pt-PT"/>
        </w:rPr>
      </w:pPr>
      <w:bookmarkStart w:id="2" w:name="_Toc428178749"/>
      <w:r>
        <w:rPr>
          <w:rFonts w:eastAsia="Arial Unicode MS"/>
          <w:lang w:val="pt-PT"/>
        </w:rPr>
        <w:t>Como está organizado o manual</w:t>
      </w:r>
      <w:bookmarkEnd w:id="2"/>
    </w:p>
    <w:p w14:paraId="3039D8ED" w14:textId="77777777" w:rsidR="00050C81" w:rsidRPr="007F6B33" w:rsidRDefault="00050C81">
      <w:pPr>
        <w:rPr>
          <w:rFonts w:eastAsia="Arial Unicode MS"/>
          <w:lang w:val="pt-PT"/>
        </w:rPr>
      </w:pPr>
    </w:p>
    <w:p w14:paraId="3643DC3B" w14:textId="181AFDD8" w:rsidR="00050C81" w:rsidRPr="007F6B33" w:rsidRDefault="00B9227A">
      <w:pPr>
        <w:pStyle w:val="Instruo"/>
        <w:rPr>
          <w:i w:val="0"/>
          <w:iCs/>
          <w:color w:val="auto"/>
          <w:sz w:val="24"/>
          <w:szCs w:val="24"/>
          <w:lang w:val="pt-PT"/>
        </w:rPr>
      </w:pPr>
      <w:r w:rsidRPr="007F6B33">
        <w:rPr>
          <w:i w:val="0"/>
          <w:iCs/>
          <w:color w:val="auto"/>
          <w:sz w:val="24"/>
          <w:szCs w:val="24"/>
          <w:lang w:val="pt-PT"/>
        </w:rPr>
        <w:t>O Manual está</w:t>
      </w:r>
      <w:r w:rsidR="007F6B33" w:rsidRPr="007F6B33">
        <w:rPr>
          <w:i w:val="0"/>
          <w:iCs/>
          <w:color w:val="auto"/>
          <w:sz w:val="24"/>
          <w:szCs w:val="24"/>
          <w:lang w:val="pt-PT"/>
        </w:rPr>
        <w:t xml:space="preserve"> </w:t>
      </w:r>
      <w:r w:rsidRPr="007F6B33">
        <w:rPr>
          <w:i w:val="0"/>
          <w:iCs/>
          <w:color w:val="auto"/>
          <w:sz w:val="24"/>
          <w:szCs w:val="24"/>
          <w:lang w:val="pt-PT"/>
        </w:rPr>
        <w:t>organizado em</w:t>
      </w:r>
      <w:r w:rsidR="007F6B33">
        <w:rPr>
          <w:i w:val="0"/>
          <w:iCs/>
          <w:color w:val="auto"/>
          <w:sz w:val="24"/>
          <w:szCs w:val="24"/>
          <w:lang w:val="pt-PT"/>
        </w:rPr>
        <w:t xml:space="preserve"> 3 partes:</w:t>
      </w:r>
      <w:r w:rsidRPr="007F6B33">
        <w:rPr>
          <w:i w:val="0"/>
          <w:iCs/>
          <w:color w:val="auto"/>
          <w:sz w:val="24"/>
          <w:szCs w:val="24"/>
          <w:lang w:val="pt-PT"/>
        </w:rPr>
        <w:t xml:space="preserve"> funcionalidades do cliente, do administrador e do balconista</w:t>
      </w:r>
    </w:p>
    <w:p w14:paraId="64649EFE" w14:textId="77777777" w:rsidR="00050C81" w:rsidRDefault="00050C81">
      <w:pPr>
        <w:rPr>
          <w:rFonts w:eastAsia="Arial Unicode MS"/>
          <w:lang w:val="pt-PT"/>
        </w:rPr>
      </w:pPr>
    </w:p>
    <w:p w14:paraId="03347522" w14:textId="77777777" w:rsidR="00050C81" w:rsidRDefault="00050C81">
      <w:pPr>
        <w:pStyle w:val="Ttulo1"/>
        <w:rPr>
          <w:rFonts w:eastAsia="Arial Unicode MS"/>
          <w:lang w:val="pt-PT"/>
        </w:rPr>
      </w:pPr>
      <w:bookmarkStart w:id="3" w:name="_Toc428178750"/>
      <w:r>
        <w:rPr>
          <w:rFonts w:eastAsia="Arial Unicode MS"/>
          <w:lang w:val="pt-PT"/>
        </w:rPr>
        <w:t>Funcionalidades gerais do sistema</w:t>
      </w:r>
      <w:bookmarkEnd w:id="3"/>
    </w:p>
    <w:p w14:paraId="0E7E3A53" w14:textId="77777777" w:rsidR="00050C81" w:rsidRDefault="00050C81">
      <w:pPr>
        <w:rPr>
          <w:lang w:val="pt-PT"/>
        </w:rPr>
      </w:pPr>
    </w:p>
    <w:p w14:paraId="330C3870" w14:textId="16DC8DE0" w:rsidR="00965E6E" w:rsidRPr="00B34239" w:rsidRDefault="00965E6E" w:rsidP="00965E6E">
      <w:pPr>
        <w:rPr>
          <w:bCs/>
          <w:sz w:val="28"/>
        </w:rPr>
      </w:pPr>
      <w:r>
        <w:rPr>
          <w:bCs/>
          <w:color w:val="000000" w:themeColor="text1"/>
          <w:sz w:val="24"/>
          <w:szCs w:val="24"/>
        </w:rPr>
        <w:t>A home (Início) estão as 3 categorias, produtos em promoções, galeria de fotos dos produtos que estão disponíveis, o cabeçalho, sobre, tela de login, contatos, painel administrativo e painel do cliente.</w:t>
      </w:r>
    </w:p>
    <w:p w14:paraId="76DDF833" w14:textId="17AD4372" w:rsidR="00965E6E" w:rsidRDefault="00965E6E" w:rsidP="00965E6E">
      <w:pPr>
        <w:rPr>
          <w:noProof/>
          <w:sz w:val="24"/>
          <w:szCs w:val="24"/>
        </w:rPr>
      </w:pPr>
      <w:r>
        <w:rPr>
          <w:noProof/>
          <w:sz w:val="24"/>
          <w:szCs w:val="24"/>
        </w:rPr>
        <w:t>Na figura abaixo temos as categorias dos produtos, onde os clientes ao clicarem serão redirecionados pra página de produtos.</w:t>
      </w:r>
    </w:p>
    <w:p w14:paraId="56828165" w14:textId="77777777" w:rsidR="00965E6E" w:rsidRPr="00B01051" w:rsidRDefault="00965E6E" w:rsidP="00965E6E">
      <w:pPr>
        <w:rPr>
          <w:noProof/>
          <w:sz w:val="24"/>
          <w:szCs w:val="24"/>
        </w:rPr>
      </w:pPr>
    </w:p>
    <w:p w14:paraId="3C87C2B9" w14:textId="77777777" w:rsidR="00965E6E" w:rsidRDefault="00965E6E" w:rsidP="00965E6E">
      <w:pPr>
        <w:rPr>
          <w:b/>
          <w:sz w:val="28"/>
        </w:rPr>
      </w:pPr>
      <w:r>
        <w:rPr>
          <w:noProof/>
        </w:rPr>
        <w:drawing>
          <wp:inline distT="0" distB="0" distL="0" distR="0" wp14:anchorId="15D19805" wp14:editId="24C1AAB2">
            <wp:extent cx="5850255" cy="7462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4917" cy="772341"/>
                    </a:xfrm>
                    <a:prstGeom prst="rect">
                      <a:avLst/>
                    </a:prstGeom>
                    <a:noFill/>
                    <a:ln>
                      <a:noFill/>
                    </a:ln>
                  </pic:spPr>
                </pic:pic>
              </a:graphicData>
            </a:graphic>
          </wp:inline>
        </w:drawing>
      </w:r>
    </w:p>
    <w:p w14:paraId="3F461956" w14:textId="77777777" w:rsidR="00965E6E" w:rsidRPr="00965E6E" w:rsidRDefault="00965E6E" w:rsidP="00965E6E">
      <w:pPr>
        <w:pStyle w:val="Default"/>
      </w:pPr>
    </w:p>
    <w:p w14:paraId="7F46C1D1" w14:textId="77777777" w:rsidR="00965E6E" w:rsidRPr="00965E6E" w:rsidRDefault="00965E6E" w:rsidP="00965E6E">
      <w:pPr>
        <w:pStyle w:val="Default"/>
        <w:jc w:val="center"/>
        <w:rPr>
          <w:color w:val="auto"/>
        </w:rPr>
      </w:pPr>
      <w:r w:rsidRPr="00965E6E">
        <w:rPr>
          <w:b/>
          <w:bCs/>
          <w:color w:val="auto"/>
        </w:rPr>
        <w:t>Figura 01 - Interface de visualização das categorias</w:t>
      </w:r>
    </w:p>
    <w:p w14:paraId="3A843E2A" w14:textId="77777777" w:rsidR="00965E6E" w:rsidRDefault="00965E6E" w:rsidP="00965E6E">
      <w:pPr>
        <w:jc w:val="center"/>
        <w:rPr>
          <w:b/>
          <w:bCs/>
        </w:rPr>
      </w:pPr>
    </w:p>
    <w:p w14:paraId="7E51A1E1" w14:textId="77777777" w:rsidR="00965E6E" w:rsidRDefault="00965E6E" w:rsidP="00965E6E">
      <w:pPr>
        <w:jc w:val="center"/>
        <w:rPr>
          <w:b/>
          <w:bCs/>
        </w:rPr>
      </w:pPr>
    </w:p>
    <w:p w14:paraId="1CBC1FAA" w14:textId="77777777" w:rsidR="00965E6E" w:rsidRPr="00591E7F" w:rsidRDefault="00965E6E" w:rsidP="00965E6E">
      <w:pPr>
        <w:rPr>
          <w:sz w:val="24"/>
          <w:szCs w:val="24"/>
        </w:rPr>
      </w:pPr>
      <w:r>
        <w:rPr>
          <w:sz w:val="24"/>
          <w:szCs w:val="24"/>
        </w:rPr>
        <w:t>Na parte de promoções o cliente vai poder visualizar os produtos que estão em promoção e pode adicionar diretamente ao carrinho, do lado criamos um banner informando sobre a promoção.</w:t>
      </w:r>
    </w:p>
    <w:p w14:paraId="78177806" w14:textId="77777777" w:rsidR="00965E6E" w:rsidRDefault="00965E6E" w:rsidP="00965E6E">
      <w:pPr>
        <w:jc w:val="left"/>
        <w:rPr>
          <w:b/>
          <w:sz w:val="32"/>
          <w:szCs w:val="24"/>
        </w:rPr>
      </w:pPr>
      <w:r>
        <w:rPr>
          <w:noProof/>
        </w:rPr>
        <w:lastRenderedPageBreak/>
        <w:drawing>
          <wp:inline distT="0" distB="0" distL="0" distR="0" wp14:anchorId="34BE2EF4" wp14:editId="7F1C1AA2">
            <wp:extent cx="5691698" cy="3179214"/>
            <wp:effectExtent l="0" t="0" r="4445"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721" cy="3208273"/>
                    </a:xfrm>
                    <a:prstGeom prst="rect">
                      <a:avLst/>
                    </a:prstGeom>
                    <a:noFill/>
                    <a:ln>
                      <a:noFill/>
                    </a:ln>
                  </pic:spPr>
                </pic:pic>
              </a:graphicData>
            </a:graphic>
          </wp:inline>
        </w:drawing>
      </w:r>
    </w:p>
    <w:p w14:paraId="37647205"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02</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Produtos que estão em promoção</w:t>
      </w:r>
    </w:p>
    <w:p w14:paraId="26CBA19A" w14:textId="77777777" w:rsidR="00965E6E" w:rsidRPr="00A027E4" w:rsidRDefault="00965E6E" w:rsidP="00965E6E">
      <w:pPr>
        <w:jc w:val="center"/>
        <w:rPr>
          <w:b/>
          <w:bCs/>
        </w:rPr>
      </w:pPr>
    </w:p>
    <w:p w14:paraId="6D0365D6" w14:textId="77777777" w:rsidR="00965E6E" w:rsidRDefault="00965E6E" w:rsidP="00965E6E">
      <w:pPr>
        <w:rPr>
          <w:bCs/>
          <w:sz w:val="24"/>
        </w:rPr>
      </w:pPr>
      <w:r>
        <w:rPr>
          <w:bCs/>
          <w:sz w:val="24"/>
        </w:rPr>
        <w:t>Abaixo temos a galeria de fotos, onde o cliente pode verificar alguns dos produtos disponíveis.</w:t>
      </w:r>
    </w:p>
    <w:p w14:paraId="3666BB3A" w14:textId="77777777" w:rsidR="00965E6E" w:rsidRPr="00B34239" w:rsidRDefault="00965E6E" w:rsidP="00965E6E">
      <w:pPr>
        <w:rPr>
          <w:bCs/>
          <w:sz w:val="24"/>
        </w:rPr>
      </w:pPr>
    </w:p>
    <w:p w14:paraId="1E297CE9" w14:textId="77777777" w:rsidR="00965E6E" w:rsidRDefault="00965E6E" w:rsidP="00965E6E">
      <w:pPr>
        <w:rPr>
          <w:b/>
          <w:sz w:val="28"/>
        </w:rPr>
      </w:pPr>
      <w:r>
        <w:rPr>
          <w:noProof/>
        </w:rPr>
        <w:drawing>
          <wp:inline distT="0" distB="0" distL="0" distR="0" wp14:anchorId="7436AA71" wp14:editId="703598F9">
            <wp:extent cx="4695066" cy="2743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5779" cy="2790358"/>
                    </a:xfrm>
                    <a:prstGeom prst="rect">
                      <a:avLst/>
                    </a:prstGeom>
                    <a:noFill/>
                    <a:ln>
                      <a:noFill/>
                    </a:ln>
                  </pic:spPr>
                </pic:pic>
              </a:graphicData>
            </a:graphic>
          </wp:inline>
        </w:drawing>
      </w:r>
    </w:p>
    <w:p w14:paraId="38A9AC25"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03</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Galeria de fotos dos produtos</w:t>
      </w:r>
    </w:p>
    <w:p w14:paraId="3F322D43" w14:textId="77777777" w:rsidR="00965E6E" w:rsidRDefault="00965E6E" w:rsidP="00965E6E">
      <w:pPr>
        <w:jc w:val="center"/>
        <w:rPr>
          <w:b/>
          <w:bCs/>
        </w:rPr>
      </w:pPr>
    </w:p>
    <w:p w14:paraId="02FF3BAF" w14:textId="77777777" w:rsidR="00965E6E" w:rsidRDefault="00965E6E" w:rsidP="00965E6E">
      <w:pPr>
        <w:jc w:val="center"/>
        <w:rPr>
          <w:b/>
          <w:bCs/>
        </w:rPr>
      </w:pPr>
    </w:p>
    <w:p w14:paraId="14A161F9" w14:textId="77777777" w:rsidR="00965E6E" w:rsidRDefault="00965E6E" w:rsidP="00965E6E">
      <w:pPr>
        <w:rPr>
          <w:sz w:val="24"/>
          <w:szCs w:val="24"/>
        </w:rPr>
      </w:pPr>
      <w:r>
        <w:rPr>
          <w:sz w:val="24"/>
          <w:szCs w:val="24"/>
        </w:rPr>
        <w:t>No cabeçalho é onde irá ficar o menu do site, onde o usuário poderá navegar pelas páginas.</w:t>
      </w:r>
    </w:p>
    <w:p w14:paraId="0E38462F" w14:textId="77777777" w:rsidR="00965E6E" w:rsidRPr="007F78EF" w:rsidRDefault="00965E6E" w:rsidP="00965E6E">
      <w:pPr>
        <w:rPr>
          <w:sz w:val="24"/>
          <w:szCs w:val="24"/>
        </w:rPr>
      </w:pPr>
    </w:p>
    <w:p w14:paraId="1FE93073" w14:textId="77777777" w:rsidR="00965E6E" w:rsidRDefault="00965E6E" w:rsidP="00965E6E">
      <w:pPr>
        <w:jc w:val="center"/>
        <w:rPr>
          <w:b/>
          <w:bCs/>
        </w:rPr>
      </w:pPr>
      <w:r>
        <w:rPr>
          <w:noProof/>
        </w:rPr>
        <w:drawing>
          <wp:inline distT="0" distB="0" distL="0" distR="0" wp14:anchorId="533A8643" wp14:editId="073D9149">
            <wp:extent cx="5868433" cy="42614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163" cy="433385"/>
                    </a:xfrm>
                    <a:prstGeom prst="rect">
                      <a:avLst/>
                    </a:prstGeom>
                    <a:noFill/>
                    <a:ln>
                      <a:noFill/>
                    </a:ln>
                  </pic:spPr>
                </pic:pic>
              </a:graphicData>
            </a:graphic>
          </wp:inline>
        </w:drawing>
      </w:r>
    </w:p>
    <w:p w14:paraId="4FF4682B"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04</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Cabeçalho do site</w:t>
      </w:r>
    </w:p>
    <w:p w14:paraId="20408CE6" w14:textId="77777777" w:rsidR="00965E6E" w:rsidRDefault="00965E6E" w:rsidP="00965E6E">
      <w:pPr>
        <w:jc w:val="center"/>
        <w:rPr>
          <w:b/>
          <w:bCs/>
        </w:rPr>
      </w:pPr>
    </w:p>
    <w:p w14:paraId="676A27FF" w14:textId="77777777" w:rsidR="00965E6E" w:rsidRPr="00A027E4" w:rsidRDefault="00965E6E" w:rsidP="00965E6E">
      <w:pPr>
        <w:jc w:val="center"/>
        <w:rPr>
          <w:b/>
          <w:bCs/>
        </w:rPr>
      </w:pPr>
    </w:p>
    <w:p w14:paraId="6E8D56AC" w14:textId="77777777" w:rsidR="00965E6E" w:rsidRPr="007F78EF" w:rsidRDefault="00965E6E" w:rsidP="00965E6E">
      <w:pPr>
        <w:rPr>
          <w:bCs/>
          <w:sz w:val="24"/>
        </w:rPr>
      </w:pPr>
      <w:r>
        <w:rPr>
          <w:bCs/>
          <w:sz w:val="24"/>
        </w:rPr>
        <w:t>No rodapé da página vão ficar as informações sobre o site, como o mapa, o telefone, o endereço, além do cliente pode fazer o cadastro clicando em “cadastre-se” e será redirecionado pra tela de login.</w:t>
      </w:r>
    </w:p>
    <w:p w14:paraId="3F42FA0C" w14:textId="77777777" w:rsidR="00965E6E" w:rsidRDefault="00965E6E" w:rsidP="00965E6E">
      <w:pPr>
        <w:rPr>
          <w:b/>
          <w:sz w:val="28"/>
        </w:rPr>
      </w:pPr>
      <w:r>
        <w:rPr>
          <w:noProof/>
        </w:rPr>
        <w:drawing>
          <wp:inline distT="0" distB="0" distL="0" distR="0" wp14:anchorId="5FFB41EF" wp14:editId="451D524E">
            <wp:extent cx="5911215" cy="2378380"/>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517" cy="2400631"/>
                    </a:xfrm>
                    <a:prstGeom prst="rect">
                      <a:avLst/>
                    </a:prstGeom>
                    <a:noFill/>
                    <a:ln>
                      <a:noFill/>
                    </a:ln>
                  </pic:spPr>
                </pic:pic>
              </a:graphicData>
            </a:graphic>
          </wp:inline>
        </w:drawing>
      </w:r>
    </w:p>
    <w:p w14:paraId="077F780D"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05</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Rodapé da página</w:t>
      </w:r>
    </w:p>
    <w:p w14:paraId="2527C023" w14:textId="77777777" w:rsidR="00965E6E" w:rsidRDefault="00965E6E" w:rsidP="00965E6E">
      <w:pPr>
        <w:jc w:val="center"/>
        <w:rPr>
          <w:b/>
          <w:bCs/>
        </w:rPr>
      </w:pPr>
    </w:p>
    <w:p w14:paraId="0102CC32" w14:textId="77777777" w:rsidR="00965E6E" w:rsidRDefault="00965E6E" w:rsidP="00965E6E">
      <w:pPr>
        <w:jc w:val="center"/>
        <w:rPr>
          <w:b/>
          <w:bCs/>
        </w:rPr>
      </w:pPr>
    </w:p>
    <w:p w14:paraId="63604698" w14:textId="77777777" w:rsidR="00965E6E" w:rsidRDefault="00965E6E" w:rsidP="00965E6E">
      <w:pPr>
        <w:jc w:val="center"/>
        <w:rPr>
          <w:b/>
          <w:bCs/>
        </w:rPr>
      </w:pPr>
    </w:p>
    <w:p w14:paraId="7F812A67" w14:textId="77777777" w:rsidR="00965E6E" w:rsidRDefault="00965E6E" w:rsidP="00965E6E">
      <w:pPr>
        <w:jc w:val="center"/>
        <w:rPr>
          <w:b/>
          <w:bCs/>
        </w:rPr>
      </w:pPr>
    </w:p>
    <w:p w14:paraId="1944C062" w14:textId="77777777" w:rsidR="00965E6E" w:rsidRDefault="00965E6E" w:rsidP="00965E6E">
      <w:pPr>
        <w:jc w:val="center"/>
        <w:rPr>
          <w:b/>
          <w:bCs/>
        </w:rPr>
      </w:pPr>
    </w:p>
    <w:p w14:paraId="7D9538F4" w14:textId="77777777" w:rsidR="00965E6E" w:rsidRPr="006D236D" w:rsidRDefault="00965E6E" w:rsidP="00965E6E">
      <w:pPr>
        <w:rPr>
          <w:sz w:val="24"/>
          <w:szCs w:val="24"/>
        </w:rPr>
      </w:pPr>
      <w:r>
        <w:rPr>
          <w:sz w:val="24"/>
          <w:szCs w:val="24"/>
        </w:rPr>
        <w:t>Na página de sobre, colocamos um breve resumo sobre a empresa.</w:t>
      </w:r>
    </w:p>
    <w:p w14:paraId="60B6E22C" w14:textId="77777777" w:rsidR="00965E6E" w:rsidRDefault="00965E6E" w:rsidP="00965E6E">
      <w:pPr>
        <w:jc w:val="center"/>
        <w:rPr>
          <w:b/>
          <w:bCs/>
        </w:rPr>
      </w:pPr>
      <w:r>
        <w:rPr>
          <w:noProof/>
        </w:rPr>
        <w:drawing>
          <wp:inline distT="0" distB="0" distL="0" distR="0" wp14:anchorId="10EB4412" wp14:editId="2C9F0FD3">
            <wp:extent cx="5928995" cy="2339647"/>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044" cy="2353478"/>
                    </a:xfrm>
                    <a:prstGeom prst="rect">
                      <a:avLst/>
                    </a:prstGeom>
                    <a:noFill/>
                    <a:ln>
                      <a:noFill/>
                    </a:ln>
                  </pic:spPr>
                </pic:pic>
              </a:graphicData>
            </a:graphic>
          </wp:inline>
        </w:drawing>
      </w:r>
    </w:p>
    <w:p w14:paraId="630FA3CC"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06</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Página de sobre a empresa</w:t>
      </w:r>
    </w:p>
    <w:p w14:paraId="60B5798D" w14:textId="77777777" w:rsidR="00965E6E" w:rsidRPr="00A027E4" w:rsidRDefault="00965E6E" w:rsidP="00965E6E">
      <w:pPr>
        <w:jc w:val="center"/>
        <w:rPr>
          <w:b/>
          <w:bCs/>
        </w:rPr>
      </w:pPr>
    </w:p>
    <w:p w14:paraId="2D050F9C" w14:textId="77777777" w:rsidR="00965E6E" w:rsidRPr="00D1001E" w:rsidRDefault="00965E6E" w:rsidP="00965E6E">
      <w:pPr>
        <w:rPr>
          <w:bCs/>
          <w:sz w:val="24"/>
        </w:rPr>
      </w:pPr>
      <w:r>
        <w:rPr>
          <w:bCs/>
          <w:sz w:val="24"/>
        </w:rPr>
        <w:t>Na tela de login, tanto o administrador quanto o cliente podem logar no sistema.</w:t>
      </w:r>
    </w:p>
    <w:p w14:paraId="3634910A" w14:textId="77777777" w:rsidR="00965E6E" w:rsidRDefault="00965E6E" w:rsidP="00965E6E">
      <w:pPr>
        <w:rPr>
          <w:b/>
          <w:sz w:val="28"/>
        </w:rPr>
      </w:pPr>
      <w:r>
        <w:rPr>
          <w:noProof/>
        </w:rPr>
        <w:lastRenderedPageBreak/>
        <w:drawing>
          <wp:inline distT="0" distB="0" distL="0" distR="0" wp14:anchorId="6D2EEEB6" wp14:editId="3C88ACE3">
            <wp:extent cx="5906135" cy="2222278"/>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361" cy="2231770"/>
                    </a:xfrm>
                    <a:prstGeom prst="rect">
                      <a:avLst/>
                    </a:prstGeom>
                    <a:noFill/>
                    <a:ln>
                      <a:noFill/>
                    </a:ln>
                  </pic:spPr>
                </pic:pic>
              </a:graphicData>
            </a:graphic>
          </wp:inline>
        </w:drawing>
      </w:r>
    </w:p>
    <w:p w14:paraId="19ACFD68"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07</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de login</w:t>
      </w:r>
    </w:p>
    <w:p w14:paraId="4E74EA1B" w14:textId="77777777" w:rsidR="00965E6E" w:rsidRDefault="00965E6E" w:rsidP="00965E6E">
      <w:pPr>
        <w:jc w:val="center"/>
        <w:rPr>
          <w:b/>
          <w:bCs/>
        </w:rPr>
      </w:pPr>
    </w:p>
    <w:p w14:paraId="7645FB6D" w14:textId="77777777" w:rsidR="00965E6E" w:rsidRDefault="00965E6E" w:rsidP="00965E6E">
      <w:pPr>
        <w:jc w:val="center"/>
        <w:rPr>
          <w:b/>
          <w:bCs/>
        </w:rPr>
      </w:pPr>
    </w:p>
    <w:p w14:paraId="75CB7AD5" w14:textId="77777777" w:rsidR="00965E6E" w:rsidRDefault="00965E6E" w:rsidP="00965E6E">
      <w:pPr>
        <w:jc w:val="left"/>
        <w:rPr>
          <w:sz w:val="24"/>
          <w:szCs w:val="24"/>
        </w:rPr>
      </w:pPr>
      <w:r>
        <w:rPr>
          <w:sz w:val="24"/>
          <w:szCs w:val="24"/>
        </w:rPr>
        <w:t>Na página de contatos serão exibidas todas as informações para que o cliente possa contatar a empresa.</w:t>
      </w:r>
    </w:p>
    <w:p w14:paraId="1A342F7F" w14:textId="77777777" w:rsidR="00965E6E" w:rsidRDefault="00965E6E" w:rsidP="00965E6E">
      <w:pPr>
        <w:jc w:val="left"/>
        <w:rPr>
          <w:sz w:val="24"/>
          <w:szCs w:val="24"/>
        </w:rPr>
      </w:pPr>
    </w:p>
    <w:p w14:paraId="5F0EE730" w14:textId="77777777" w:rsidR="00965E6E" w:rsidRDefault="00965E6E" w:rsidP="00965E6E">
      <w:pPr>
        <w:jc w:val="left"/>
        <w:rPr>
          <w:sz w:val="24"/>
          <w:szCs w:val="24"/>
        </w:rPr>
      </w:pPr>
    </w:p>
    <w:p w14:paraId="59C80449" w14:textId="77777777" w:rsidR="00965E6E" w:rsidRPr="002E5C49" w:rsidRDefault="00965E6E" w:rsidP="00965E6E">
      <w:pPr>
        <w:jc w:val="left"/>
        <w:rPr>
          <w:sz w:val="24"/>
          <w:szCs w:val="24"/>
        </w:rPr>
      </w:pPr>
    </w:p>
    <w:p w14:paraId="69595B47" w14:textId="77777777" w:rsidR="00965E6E" w:rsidRDefault="00965E6E" w:rsidP="00965E6E">
      <w:pPr>
        <w:jc w:val="center"/>
        <w:rPr>
          <w:b/>
          <w:bCs/>
        </w:rPr>
      </w:pPr>
      <w:r>
        <w:rPr>
          <w:noProof/>
        </w:rPr>
        <w:drawing>
          <wp:inline distT="0" distB="0" distL="0" distR="0" wp14:anchorId="625D422D" wp14:editId="2EC09DA7">
            <wp:extent cx="3086100" cy="4798508"/>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714" cy="4962725"/>
                    </a:xfrm>
                    <a:prstGeom prst="rect">
                      <a:avLst/>
                    </a:prstGeom>
                    <a:noFill/>
                    <a:ln>
                      <a:noFill/>
                    </a:ln>
                  </pic:spPr>
                </pic:pic>
              </a:graphicData>
            </a:graphic>
          </wp:inline>
        </w:drawing>
      </w:r>
    </w:p>
    <w:p w14:paraId="240FAF2D" w14:textId="77777777" w:rsidR="00965E6E" w:rsidRPr="00B01051" w:rsidRDefault="00965E6E" w:rsidP="00965E6E">
      <w:pPr>
        <w:pStyle w:val="Default"/>
        <w:jc w:val="center"/>
        <w:rPr>
          <w:color w:val="auto"/>
          <w:sz w:val="22"/>
          <w:szCs w:val="22"/>
        </w:rPr>
      </w:pPr>
      <w:r w:rsidRPr="00B01051">
        <w:rPr>
          <w:b/>
          <w:bCs/>
          <w:color w:val="auto"/>
          <w:sz w:val="22"/>
          <w:szCs w:val="22"/>
        </w:rPr>
        <w:lastRenderedPageBreak/>
        <w:t xml:space="preserve">Figura </w:t>
      </w:r>
      <w:r>
        <w:rPr>
          <w:b/>
          <w:bCs/>
          <w:color w:val="auto"/>
          <w:sz w:val="22"/>
          <w:szCs w:val="22"/>
        </w:rPr>
        <w:t>08</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Página de contatos</w:t>
      </w:r>
    </w:p>
    <w:p w14:paraId="4C8841AA" w14:textId="77777777" w:rsidR="00965E6E" w:rsidRDefault="00965E6E" w:rsidP="00965E6E">
      <w:pPr>
        <w:jc w:val="center"/>
        <w:rPr>
          <w:b/>
          <w:bCs/>
        </w:rPr>
      </w:pPr>
    </w:p>
    <w:p w14:paraId="224BF83E" w14:textId="77777777" w:rsidR="00965E6E" w:rsidRDefault="00965E6E" w:rsidP="00965E6E">
      <w:pPr>
        <w:rPr>
          <w:b/>
          <w:bCs/>
        </w:rPr>
      </w:pPr>
    </w:p>
    <w:p w14:paraId="577F2210" w14:textId="77777777" w:rsidR="00965E6E" w:rsidRDefault="00965E6E" w:rsidP="00965E6E">
      <w:pPr>
        <w:rPr>
          <w:b/>
          <w:bCs/>
        </w:rPr>
      </w:pPr>
    </w:p>
    <w:p w14:paraId="434A9ADA" w14:textId="77777777" w:rsidR="00965E6E" w:rsidRDefault="00965E6E" w:rsidP="00965E6E">
      <w:pPr>
        <w:rPr>
          <w:b/>
          <w:bCs/>
        </w:rPr>
      </w:pPr>
    </w:p>
    <w:p w14:paraId="20236B46" w14:textId="77777777" w:rsidR="00965E6E" w:rsidRDefault="00965E6E" w:rsidP="00965E6E">
      <w:pPr>
        <w:rPr>
          <w:b/>
          <w:bCs/>
        </w:rPr>
      </w:pPr>
    </w:p>
    <w:p w14:paraId="09D71A40" w14:textId="77777777" w:rsidR="00965E6E" w:rsidRDefault="00965E6E" w:rsidP="00965E6E">
      <w:pPr>
        <w:rPr>
          <w:b/>
          <w:bCs/>
        </w:rPr>
      </w:pPr>
    </w:p>
    <w:p w14:paraId="1C16B71C" w14:textId="77777777" w:rsidR="00965E6E" w:rsidRDefault="00965E6E" w:rsidP="00965E6E">
      <w:pPr>
        <w:rPr>
          <w:b/>
          <w:bCs/>
        </w:rPr>
      </w:pPr>
    </w:p>
    <w:p w14:paraId="2E7B66F1" w14:textId="77777777" w:rsidR="00965E6E" w:rsidRDefault="00965E6E" w:rsidP="00965E6E">
      <w:pPr>
        <w:rPr>
          <w:b/>
          <w:bCs/>
        </w:rPr>
      </w:pPr>
    </w:p>
    <w:p w14:paraId="4F29071D" w14:textId="77777777" w:rsidR="00965E6E" w:rsidRDefault="00965E6E" w:rsidP="00965E6E">
      <w:pPr>
        <w:rPr>
          <w:b/>
          <w:bCs/>
        </w:rPr>
      </w:pPr>
    </w:p>
    <w:p w14:paraId="7402BC06" w14:textId="76A5CCE7" w:rsidR="00965E6E" w:rsidRDefault="00965E6E" w:rsidP="00965E6E">
      <w:pPr>
        <w:jc w:val="left"/>
        <w:rPr>
          <w:sz w:val="24"/>
          <w:szCs w:val="24"/>
        </w:rPr>
      </w:pPr>
      <w:r>
        <w:rPr>
          <w:sz w:val="24"/>
          <w:szCs w:val="24"/>
        </w:rPr>
        <w:t>Na tela pra cadastro, é onde os clientes poderão cadastrar-se.</w:t>
      </w:r>
    </w:p>
    <w:p w14:paraId="2F5AED43" w14:textId="77777777" w:rsidR="00B9227A" w:rsidRPr="002E5C49" w:rsidRDefault="00B9227A" w:rsidP="00965E6E">
      <w:pPr>
        <w:jc w:val="left"/>
        <w:rPr>
          <w:sz w:val="24"/>
          <w:szCs w:val="24"/>
        </w:rPr>
      </w:pPr>
    </w:p>
    <w:p w14:paraId="27F41FE0" w14:textId="77777777" w:rsidR="00965E6E" w:rsidRDefault="00965E6E" w:rsidP="00965E6E">
      <w:pPr>
        <w:jc w:val="center"/>
        <w:rPr>
          <w:b/>
          <w:bCs/>
        </w:rPr>
      </w:pPr>
      <w:r>
        <w:rPr>
          <w:noProof/>
        </w:rPr>
        <w:drawing>
          <wp:inline distT="0" distB="0" distL="0" distR="0" wp14:anchorId="2E6CD953" wp14:editId="20DA0DD6">
            <wp:extent cx="4972050" cy="50196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5019675"/>
                    </a:xfrm>
                    <a:prstGeom prst="rect">
                      <a:avLst/>
                    </a:prstGeom>
                    <a:noFill/>
                    <a:ln>
                      <a:noFill/>
                    </a:ln>
                  </pic:spPr>
                </pic:pic>
              </a:graphicData>
            </a:graphic>
          </wp:inline>
        </w:drawing>
      </w:r>
    </w:p>
    <w:p w14:paraId="5B77AB37"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09</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para cadastro</w:t>
      </w:r>
    </w:p>
    <w:p w14:paraId="5573656E" w14:textId="77777777" w:rsidR="00965E6E" w:rsidRDefault="00965E6E" w:rsidP="00965E6E">
      <w:pPr>
        <w:jc w:val="center"/>
        <w:rPr>
          <w:b/>
          <w:bCs/>
        </w:rPr>
      </w:pPr>
    </w:p>
    <w:p w14:paraId="47071290" w14:textId="77777777" w:rsidR="00965E6E" w:rsidRDefault="00965E6E" w:rsidP="00965E6E">
      <w:pPr>
        <w:jc w:val="center"/>
        <w:rPr>
          <w:b/>
          <w:bCs/>
        </w:rPr>
      </w:pPr>
    </w:p>
    <w:p w14:paraId="756003D6" w14:textId="77777777" w:rsidR="00965E6E" w:rsidRDefault="00965E6E" w:rsidP="00965E6E">
      <w:pPr>
        <w:rPr>
          <w:b/>
          <w:sz w:val="28"/>
        </w:rPr>
      </w:pPr>
    </w:p>
    <w:p w14:paraId="7F802DA9" w14:textId="77777777" w:rsidR="00965E6E" w:rsidRDefault="00965E6E" w:rsidP="00965E6E">
      <w:pPr>
        <w:rPr>
          <w:b/>
          <w:sz w:val="28"/>
        </w:rPr>
      </w:pPr>
    </w:p>
    <w:p w14:paraId="7364B596" w14:textId="77777777" w:rsidR="00965E6E" w:rsidRDefault="00965E6E" w:rsidP="00965E6E">
      <w:pPr>
        <w:rPr>
          <w:b/>
          <w:sz w:val="28"/>
        </w:rPr>
      </w:pPr>
    </w:p>
    <w:p w14:paraId="79972BCE" w14:textId="77777777" w:rsidR="00965E6E" w:rsidRDefault="00965E6E" w:rsidP="00965E6E">
      <w:pPr>
        <w:rPr>
          <w:b/>
          <w:sz w:val="28"/>
        </w:rPr>
      </w:pPr>
    </w:p>
    <w:p w14:paraId="377888D4" w14:textId="77777777" w:rsidR="00965E6E" w:rsidRDefault="00965E6E" w:rsidP="00965E6E">
      <w:pPr>
        <w:rPr>
          <w:b/>
          <w:sz w:val="28"/>
        </w:rPr>
      </w:pPr>
    </w:p>
    <w:p w14:paraId="262604C2" w14:textId="51B2B27A" w:rsidR="00965E6E" w:rsidRDefault="00965E6E" w:rsidP="00965E6E">
      <w:pPr>
        <w:rPr>
          <w:bCs/>
          <w:sz w:val="24"/>
        </w:rPr>
      </w:pPr>
      <w:r>
        <w:rPr>
          <w:bCs/>
          <w:sz w:val="24"/>
        </w:rPr>
        <w:lastRenderedPageBreak/>
        <w:t>Após fazer login o cliente poderá entrar no painel, onde serão exibidas a quantidade de pedidos que o mesmo fez, quantas avaliações ele deu nos produtos, quantos produtos ele possui em seu carrinho e também acompanhar os pedidos feitos.</w:t>
      </w:r>
    </w:p>
    <w:p w14:paraId="4F75D633" w14:textId="77777777" w:rsidR="00B9227A" w:rsidRPr="002E5C49" w:rsidRDefault="00B9227A" w:rsidP="00965E6E">
      <w:pPr>
        <w:rPr>
          <w:bCs/>
          <w:sz w:val="24"/>
        </w:rPr>
      </w:pPr>
    </w:p>
    <w:p w14:paraId="1B9154DB" w14:textId="77777777" w:rsidR="00965E6E" w:rsidRDefault="00965E6E" w:rsidP="00965E6E">
      <w:pPr>
        <w:rPr>
          <w:b/>
          <w:sz w:val="28"/>
        </w:rPr>
      </w:pPr>
      <w:r>
        <w:rPr>
          <w:noProof/>
        </w:rPr>
        <w:drawing>
          <wp:inline distT="0" distB="0" distL="0" distR="0" wp14:anchorId="6851858F" wp14:editId="1A7DAF58">
            <wp:extent cx="5848967" cy="19256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800" cy="1951891"/>
                    </a:xfrm>
                    <a:prstGeom prst="rect">
                      <a:avLst/>
                    </a:prstGeom>
                    <a:noFill/>
                    <a:ln>
                      <a:noFill/>
                    </a:ln>
                  </pic:spPr>
                </pic:pic>
              </a:graphicData>
            </a:graphic>
          </wp:inline>
        </w:drawing>
      </w:r>
    </w:p>
    <w:p w14:paraId="317108E3"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10</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Painel do Cliente</w:t>
      </w:r>
    </w:p>
    <w:p w14:paraId="296A7629" w14:textId="77777777" w:rsidR="00965E6E" w:rsidRDefault="00965E6E" w:rsidP="00965E6E">
      <w:pPr>
        <w:jc w:val="center"/>
        <w:rPr>
          <w:b/>
          <w:sz w:val="28"/>
        </w:rPr>
      </w:pPr>
    </w:p>
    <w:p w14:paraId="7443D05E" w14:textId="77777777" w:rsidR="00965E6E" w:rsidRDefault="00965E6E" w:rsidP="00965E6E">
      <w:pPr>
        <w:rPr>
          <w:b/>
          <w:sz w:val="28"/>
        </w:rPr>
      </w:pPr>
    </w:p>
    <w:p w14:paraId="689D9F4E" w14:textId="2BD0F6CF" w:rsidR="00965E6E" w:rsidRPr="00E614F9" w:rsidRDefault="00965E6E" w:rsidP="00965E6E">
      <w:pPr>
        <w:rPr>
          <w:bCs/>
          <w:sz w:val="24"/>
        </w:rPr>
      </w:pPr>
      <w:r>
        <w:rPr>
          <w:bCs/>
          <w:sz w:val="24"/>
        </w:rPr>
        <w:t>Na figura mostra a home do Painel do Administrador, na home são exibidas as informações sobre a quantidade total de clientes que o delivery possui, o total de pedidos feitos naquela data, total de entregas aguardando e o total de produtos vendidos naquele dia.</w:t>
      </w:r>
    </w:p>
    <w:p w14:paraId="01F5689A" w14:textId="77777777" w:rsidR="00965E6E" w:rsidRDefault="00965E6E" w:rsidP="00965E6E">
      <w:pPr>
        <w:rPr>
          <w:b/>
          <w:sz w:val="28"/>
        </w:rPr>
      </w:pPr>
      <w:r>
        <w:rPr>
          <w:noProof/>
        </w:rPr>
        <w:drawing>
          <wp:inline distT="0" distB="0" distL="0" distR="0" wp14:anchorId="62BC8820" wp14:editId="75BF2690">
            <wp:extent cx="5892426" cy="18528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296" cy="1868851"/>
                    </a:xfrm>
                    <a:prstGeom prst="rect">
                      <a:avLst/>
                    </a:prstGeom>
                    <a:noFill/>
                    <a:ln>
                      <a:noFill/>
                    </a:ln>
                  </pic:spPr>
                </pic:pic>
              </a:graphicData>
            </a:graphic>
          </wp:inline>
        </w:drawing>
      </w:r>
    </w:p>
    <w:p w14:paraId="3EBA99B0"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11</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Home do Painel do Administrador</w:t>
      </w:r>
    </w:p>
    <w:p w14:paraId="7374A6B1" w14:textId="77777777" w:rsidR="00965E6E" w:rsidRDefault="00965E6E" w:rsidP="00965E6E">
      <w:pPr>
        <w:rPr>
          <w:b/>
          <w:sz w:val="28"/>
        </w:rPr>
      </w:pPr>
    </w:p>
    <w:p w14:paraId="5D2BCCC9" w14:textId="77777777" w:rsidR="00965E6E" w:rsidRDefault="00965E6E" w:rsidP="00965E6E">
      <w:pPr>
        <w:rPr>
          <w:b/>
          <w:sz w:val="28"/>
        </w:rPr>
      </w:pPr>
    </w:p>
    <w:p w14:paraId="745C17DA" w14:textId="3059E660" w:rsidR="00965E6E" w:rsidRPr="00872B1D" w:rsidRDefault="00965E6E" w:rsidP="00965E6E">
      <w:pPr>
        <w:rPr>
          <w:bCs/>
          <w:sz w:val="24"/>
        </w:rPr>
      </w:pPr>
      <w:r>
        <w:rPr>
          <w:bCs/>
          <w:sz w:val="24"/>
        </w:rPr>
        <w:t xml:space="preserve">Na figura abaixo mostra a tela de produtos, onde serão listados todos os produtos cadastrados pelo administrador, posteriormente ele poderá editar esses produtos alterando ou adicionando alguma informação a mais ou até mesmo excluir alguns produtos cadastrados. </w:t>
      </w:r>
    </w:p>
    <w:p w14:paraId="0C0C086D" w14:textId="77777777" w:rsidR="00965E6E" w:rsidRDefault="00965E6E" w:rsidP="00965E6E">
      <w:pPr>
        <w:jc w:val="left"/>
        <w:rPr>
          <w:b/>
          <w:sz w:val="28"/>
        </w:rPr>
      </w:pPr>
      <w:r>
        <w:rPr>
          <w:noProof/>
        </w:rPr>
        <w:lastRenderedPageBreak/>
        <w:drawing>
          <wp:inline distT="0" distB="0" distL="0" distR="0" wp14:anchorId="41375494" wp14:editId="02B48BC2">
            <wp:extent cx="5857577" cy="179488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193" cy="1823569"/>
                    </a:xfrm>
                    <a:prstGeom prst="rect">
                      <a:avLst/>
                    </a:prstGeom>
                    <a:noFill/>
                    <a:ln>
                      <a:noFill/>
                    </a:ln>
                  </pic:spPr>
                </pic:pic>
              </a:graphicData>
            </a:graphic>
          </wp:inline>
        </w:drawing>
      </w:r>
    </w:p>
    <w:p w14:paraId="44ABE562"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12</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de produtos do Painel do Administrador</w:t>
      </w:r>
    </w:p>
    <w:p w14:paraId="3B1454D9" w14:textId="77777777" w:rsidR="00965E6E" w:rsidRDefault="00965E6E" w:rsidP="00965E6E">
      <w:pPr>
        <w:rPr>
          <w:b/>
          <w:sz w:val="28"/>
        </w:rPr>
      </w:pPr>
    </w:p>
    <w:p w14:paraId="1607E958" w14:textId="085ED087" w:rsidR="00965E6E" w:rsidRDefault="00965E6E" w:rsidP="00965E6E">
      <w:pPr>
        <w:rPr>
          <w:bCs/>
          <w:sz w:val="24"/>
        </w:rPr>
      </w:pPr>
      <w:r>
        <w:rPr>
          <w:bCs/>
          <w:sz w:val="24"/>
        </w:rPr>
        <w:t>Na tela de categorias do painel administrativo é onde o administrador poderá cadastrar uma nova categoria que será listada abaixo, editar alguma categoria ou excluir, porém para excluir uma categoria é necessário que a mesma não tenha nenhum produto associado a ela, caso contrário deve-se primeiro excluir os produtos para que assim depois o administrador possa excluir a categoria.</w:t>
      </w:r>
    </w:p>
    <w:p w14:paraId="387290B1" w14:textId="77777777" w:rsidR="00650DA3" w:rsidRPr="00872B1D" w:rsidRDefault="00650DA3" w:rsidP="00965E6E">
      <w:pPr>
        <w:rPr>
          <w:bCs/>
          <w:sz w:val="24"/>
        </w:rPr>
      </w:pPr>
    </w:p>
    <w:p w14:paraId="488F86A5" w14:textId="77777777" w:rsidR="00965E6E" w:rsidRDefault="00965E6E" w:rsidP="00965E6E">
      <w:pPr>
        <w:rPr>
          <w:b/>
          <w:sz w:val="28"/>
        </w:rPr>
      </w:pPr>
      <w:r>
        <w:rPr>
          <w:noProof/>
        </w:rPr>
        <w:drawing>
          <wp:inline distT="0" distB="0" distL="0" distR="0" wp14:anchorId="63624AB8" wp14:editId="4CD96C5B">
            <wp:extent cx="5930265" cy="1825656"/>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0517" cy="1841126"/>
                    </a:xfrm>
                    <a:prstGeom prst="rect">
                      <a:avLst/>
                    </a:prstGeom>
                    <a:noFill/>
                    <a:ln>
                      <a:noFill/>
                    </a:ln>
                  </pic:spPr>
                </pic:pic>
              </a:graphicData>
            </a:graphic>
          </wp:inline>
        </w:drawing>
      </w:r>
    </w:p>
    <w:p w14:paraId="452D5231"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13</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de categorias do Painel do Administrador</w:t>
      </w:r>
    </w:p>
    <w:p w14:paraId="626270F5" w14:textId="77777777" w:rsidR="00965E6E" w:rsidRDefault="00965E6E" w:rsidP="00965E6E">
      <w:pPr>
        <w:rPr>
          <w:b/>
          <w:sz w:val="28"/>
        </w:rPr>
      </w:pPr>
    </w:p>
    <w:p w14:paraId="759460E9" w14:textId="77777777" w:rsidR="00965E6E" w:rsidRDefault="00965E6E" w:rsidP="00965E6E">
      <w:pPr>
        <w:rPr>
          <w:b/>
          <w:sz w:val="28"/>
        </w:rPr>
      </w:pPr>
    </w:p>
    <w:p w14:paraId="5856B8CA" w14:textId="0175D629" w:rsidR="00965E6E" w:rsidRDefault="00965E6E" w:rsidP="00965E6E">
      <w:pPr>
        <w:rPr>
          <w:sz w:val="24"/>
          <w:szCs w:val="24"/>
        </w:rPr>
      </w:pPr>
      <w:r>
        <w:rPr>
          <w:sz w:val="24"/>
          <w:szCs w:val="24"/>
        </w:rPr>
        <w:t>N</w:t>
      </w:r>
      <w:r w:rsidRPr="0062774B">
        <w:rPr>
          <w:sz w:val="24"/>
          <w:szCs w:val="24"/>
        </w:rPr>
        <w:t xml:space="preserve">o painel do </w:t>
      </w:r>
      <w:r>
        <w:rPr>
          <w:sz w:val="24"/>
          <w:szCs w:val="24"/>
        </w:rPr>
        <w:t>administrador</w:t>
      </w:r>
      <w:r w:rsidRPr="0062774B">
        <w:rPr>
          <w:sz w:val="24"/>
          <w:szCs w:val="24"/>
        </w:rPr>
        <w:t xml:space="preserve"> </w:t>
      </w:r>
      <w:r>
        <w:rPr>
          <w:sz w:val="24"/>
          <w:szCs w:val="24"/>
        </w:rPr>
        <w:t>vai ser feita</w:t>
      </w:r>
      <w:r w:rsidRPr="0062774B">
        <w:rPr>
          <w:sz w:val="24"/>
          <w:szCs w:val="24"/>
        </w:rPr>
        <w:t xml:space="preserve"> uma recuperação de informações de pedidos do delivery que est</w:t>
      </w:r>
      <w:r>
        <w:rPr>
          <w:sz w:val="24"/>
          <w:szCs w:val="24"/>
        </w:rPr>
        <w:t>ã</w:t>
      </w:r>
      <w:r w:rsidRPr="0062774B">
        <w:rPr>
          <w:sz w:val="24"/>
          <w:szCs w:val="24"/>
        </w:rPr>
        <w:t>o aguardando</w:t>
      </w:r>
      <w:r>
        <w:rPr>
          <w:sz w:val="24"/>
          <w:szCs w:val="24"/>
        </w:rPr>
        <w:t xml:space="preserve">, </w:t>
      </w:r>
      <w:r w:rsidRPr="0062774B">
        <w:rPr>
          <w:sz w:val="24"/>
          <w:szCs w:val="24"/>
        </w:rPr>
        <w:t>o adm</w:t>
      </w:r>
      <w:r>
        <w:rPr>
          <w:sz w:val="24"/>
          <w:szCs w:val="24"/>
        </w:rPr>
        <w:t>inistrador</w:t>
      </w:r>
      <w:r w:rsidRPr="0062774B">
        <w:rPr>
          <w:sz w:val="24"/>
          <w:szCs w:val="24"/>
        </w:rPr>
        <w:t xml:space="preserve"> vai poder cadastrar os balconistas</w:t>
      </w:r>
      <w:r>
        <w:rPr>
          <w:sz w:val="24"/>
          <w:szCs w:val="24"/>
        </w:rPr>
        <w:t xml:space="preserve"> que</w:t>
      </w:r>
      <w:r w:rsidRPr="0062774B">
        <w:rPr>
          <w:sz w:val="24"/>
          <w:szCs w:val="24"/>
        </w:rPr>
        <w:t xml:space="preserve"> v</w:t>
      </w:r>
      <w:r>
        <w:rPr>
          <w:sz w:val="24"/>
          <w:szCs w:val="24"/>
        </w:rPr>
        <w:t>ã</w:t>
      </w:r>
      <w:r w:rsidRPr="0062774B">
        <w:rPr>
          <w:sz w:val="24"/>
          <w:szCs w:val="24"/>
        </w:rPr>
        <w:t>o gerenciar o recebimento dos pedidos</w:t>
      </w:r>
    </w:p>
    <w:p w14:paraId="20A58151" w14:textId="77777777" w:rsidR="00650DA3" w:rsidRDefault="00650DA3" w:rsidP="00965E6E">
      <w:pPr>
        <w:rPr>
          <w:b/>
          <w:sz w:val="28"/>
        </w:rPr>
      </w:pPr>
    </w:p>
    <w:p w14:paraId="11FBF7D3" w14:textId="77777777" w:rsidR="00965E6E" w:rsidRDefault="00965E6E" w:rsidP="00965E6E">
      <w:pPr>
        <w:jc w:val="center"/>
        <w:rPr>
          <w:b/>
          <w:sz w:val="28"/>
        </w:rPr>
      </w:pPr>
      <w:r>
        <w:rPr>
          <w:noProof/>
        </w:rPr>
        <w:drawing>
          <wp:inline distT="0" distB="0" distL="0" distR="0" wp14:anchorId="4C1EC509" wp14:editId="5379CC46">
            <wp:extent cx="5982381" cy="1743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297" cy="1745090"/>
                    </a:xfrm>
                    <a:prstGeom prst="rect">
                      <a:avLst/>
                    </a:prstGeom>
                    <a:noFill/>
                    <a:ln>
                      <a:noFill/>
                    </a:ln>
                  </pic:spPr>
                </pic:pic>
              </a:graphicData>
            </a:graphic>
          </wp:inline>
        </w:drawing>
      </w:r>
    </w:p>
    <w:p w14:paraId="0A5F1659"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14</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de balconistas do Painel do Administrador</w:t>
      </w:r>
    </w:p>
    <w:p w14:paraId="139B1957" w14:textId="77777777" w:rsidR="00965E6E" w:rsidRDefault="00965E6E" w:rsidP="00965E6E">
      <w:pPr>
        <w:jc w:val="center"/>
        <w:rPr>
          <w:b/>
          <w:bCs/>
        </w:rPr>
      </w:pPr>
    </w:p>
    <w:p w14:paraId="4027CE2F" w14:textId="005A3BB2" w:rsidR="00965E6E" w:rsidRPr="00965E6E" w:rsidRDefault="00965E6E" w:rsidP="00965E6E">
      <w:pPr>
        <w:rPr>
          <w:rStyle w:val="Forte"/>
          <w:b w:val="0"/>
          <w:bCs w:val="0"/>
          <w:color w:val="000000" w:themeColor="text1"/>
          <w:sz w:val="24"/>
          <w:szCs w:val="24"/>
        </w:rPr>
      </w:pPr>
      <w:r w:rsidRPr="00965E6E">
        <w:rPr>
          <w:rStyle w:val="Forte"/>
          <w:b w:val="0"/>
          <w:bCs w:val="0"/>
          <w:color w:val="000000" w:themeColor="text1"/>
          <w:sz w:val="24"/>
          <w:szCs w:val="24"/>
        </w:rPr>
        <w:t xml:space="preserve">No painel do administrador foi feito uma tela para que ele possa definir os locais de entrega por exemplo, no caso foi definido como bairros, pois seriam menores, mas podem ser por regiões ou bairros por exemplo. </w:t>
      </w:r>
    </w:p>
    <w:p w14:paraId="521DC806" w14:textId="77777777" w:rsidR="00965E6E" w:rsidRDefault="00965E6E" w:rsidP="00965E6E">
      <w:pPr>
        <w:jc w:val="center"/>
        <w:rPr>
          <w:b/>
          <w:bCs/>
        </w:rPr>
      </w:pPr>
    </w:p>
    <w:p w14:paraId="5B8F7E0C" w14:textId="77777777" w:rsidR="00965E6E" w:rsidRDefault="00965E6E" w:rsidP="00965E6E">
      <w:pPr>
        <w:jc w:val="center"/>
        <w:rPr>
          <w:b/>
          <w:sz w:val="28"/>
        </w:rPr>
      </w:pPr>
      <w:r>
        <w:rPr>
          <w:noProof/>
        </w:rPr>
        <w:drawing>
          <wp:inline distT="0" distB="0" distL="0" distR="0" wp14:anchorId="029E89C0" wp14:editId="171748F1">
            <wp:extent cx="5950859" cy="17430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599" cy="1743878"/>
                    </a:xfrm>
                    <a:prstGeom prst="rect">
                      <a:avLst/>
                    </a:prstGeom>
                    <a:noFill/>
                    <a:ln>
                      <a:noFill/>
                    </a:ln>
                  </pic:spPr>
                </pic:pic>
              </a:graphicData>
            </a:graphic>
          </wp:inline>
        </w:drawing>
      </w:r>
    </w:p>
    <w:p w14:paraId="2AE37378" w14:textId="77777777"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15</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Tela de Locais do Painel do Administrador</w:t>
      </w:r>
    </w:p>
    <w:p w14:paraId="6B01474F" w14:textId="77777777" w:rsidR="00965E6E" w:rsidRDefault="00965E6E" w:rsidP="00965E6E">
      <w:pPr>
        <w:jc w:val="center"/>
        <w:rPr>
          <w:b/>
          <w:bCs/>
        </w:rPr>
      </w:pPr>
    </w:p>
    <w:p w14:paraId="2B19946B" w14:textId="77777777" w:rsidR="00965E6E" w:rsidRDefault="00965E6E" w:rsidP="00965E6E">
      <w:pPr>
        <w:jc w:val="center"/>
        <w:rPr>
          <w:b/>
          <w:bCs/>
        </w:rPr>
      </w:pPr>
    </w:p>
    <w:p w14:paraId="0F5F83F2" w14:textId="77777777" w:rsidR="00965E6E" w:rsidRPr="00965E6E" w:rsidRDefault="00965E6E" w:rsidP="00965E6E">
      <w:pPr>
        <w:jc w:val="center"/>
      </w:pPr>
    </w:p>
    <w:p w14:paraId="5E55A1CB" w14:textId="68437E89" w:rsidR="00965E6E" w:rsidRPr="00C50584" w:rsidRDefault="00965E6E" w:rsidP="00965E6E">
      <w:pPr>
        <w:rPr>
          <w:rStyle w:val="Forte"/>
          <w:b w:val="0"/>
          <w:bCs w:val="0"/>
          <w:color w:val="000000" w:themeColor="text1"/>
          <w:sz w:val="24"/>
          <w:szCs w:val="24"/>
        </w:rPr>
      </w:pPr>
      <w:r w:rsidRPr="00965E6E">
        <w:rPr>
          <w:rStyle w:val="Forte"/>
          <w:b w:val="0"/>
          <w:bCs w:val="0"/>
          <w:color w:val="000000" w:themeColor="text1"/>
          <w:sz w:val="24"/>
          <w:szCs w:val="24"/>
        </w:rPr>
        <w:t xml:space="preserve"> </w:t>
      </w:r>
      <w:r w:rsidR="00B9227A">
        <w:rPr>
          <w:rStyle w:val="Forte"/>
          <w:b w:val="0"/>
          <w:bCs w:val="0"/>
          <w:color w:val="000000" w:themeColor="text1"/>
          <w:sz w:val="24"/>
          <w:szCs w:val="24"/>
        </w:rPr>
        <w:t>N</w:t>
      </w:r>
      <w:r w:rsidRPr="00965E6E">
        <w:rPr>
          <w:rStyle w:val="Forte"/>
          <w:b w:val="0"/>
          <w:bCs w:val="0"/>
          <w:color w:val="000000" w:themeColor="text1"/>
          <w:sz w:val="24"/>
          <w:szCs w:val="24"/>
        </w:rPr>
        <w:t>o rodapé da página abaixo</w:t>
      </w:r>
      <w:r w:rsidR="00B9227A">
        <w:rPr>
          <w:rStyle w:val="Forte"/>
          <w:b w:val="0"/>
          <w:bCs w:val="0"/>
          <w:color w:val="000000" w:themeColor="text1"/>
          <w:sz w:val="24"/>
          <w:szCs w:val="24"/>
        </w:rPr>
        <w:t xml:space="preserve"> são listados os bairros que fazemos entrega</w:t>
      </w:r>
    </w:p>
    <w:p w14:paraId="162CE282" w14:textId="77777777" w:rsidR="00965E6E" w:rsidRDefault="00965E6E" w:rsidP="00965E6E">
      <w:pPr>
        <w:jc w:val="center"/>
        <w:rPr>
          <w:b/>
          <w:bCs/>
        </w:rPr>
      </w:pPr>
    </w:p>
    <w:p w14:paraId="52FA4F12" w14:textId="77777777" w:rsidR="00965E6E" w:rsidRDefault="00965E6E" w:rsidP="00965E6E">
      <w:pPr>
        <w:jc w:val="center"/>
        <w:rPr>
          <w:b/>
          <w:sz w:val="28"/>
        </w:rPr>
      </w:pPr>
      <w:r>
        <w:rPr>
          <w:noProof/>
        </w:rPr>
        <w:drawing>
          <wp:inline distT="0" distB="0" distL="0" distR="0" wp14:anchorId="73561640" wp14:editId="48A077C8">
            <wp:extent cx="3562350" cy="1981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1981200"/>
                    </a:xfrm>
                    <a:prstGeom prst="rect">
                      <a:avLst/>
                    </a:prstGeom>
                    <a:noFill/>
                    <a:ln>
                      <a:noFill/>
                    </a:ln>
                  </pic:spPr>
                </pic:pic>
              </a:graphicData>
            </a:graphic>
          </wp:inline>
        </w:drawing>
      </w:r>
    </w:p>
    <w:p w14:paraId="67B84811" w14:textId="5870DBF8" w:rsidR="00965E6E" w:rsidRPr="00B01051" w:rsidRDefault="00965E6E" w:rsidP="00965E6E">
      <w:pPr>
        <w:pStyle w:val="Default"/>
        <w:jc w:val="center"/>
        <w:rPr>
          <w:color w:val="auto"/>
          <w:sz w:val="22"/>
          <w:szCs w:val="22"/>
        </w:rPr>
      </w:pPr>
      <w:r w:rsidRPr="00B01051">
        <w:rPr>
          <w:b/>
          <w:bCs/>
          <w:color w:val="auto"/>
          <w:sz w:val="22"/>
          <w:szCs w:val="22"/>
        </w:rPr>
        <w:t xml:space="preserve">Figura </w:t>
      </w:r>
      <w:r>
        <w:rPr>
          <w:b/>
          <w:bCs/>
          <w:color w:val="auto"/>
          <w:sz w:val="22"/>
          <w:szCs w:val="22"/>
        </w:rPr>
        <w:t>16</w:t>
      </w:r>
      <w:r w:rsidRPr="00B01051">
        <w:rPr>
          <w:b/>
          <w:bCs/>
          <w:color w:val="auto"/>
          <w:sz w:val="22"/>
          <w:szCs w:val="22"/>
        </w:rPr>
        <w:t xml:space="preserve"> </w:t>
      </w:r>
      <w:r>
        <w:rPr>
          <w:b/>
          <w:bCs/>
          <w:color w:val="auto"/>
          <w:sz w:val="22"/>
          <w:szCs w:val="22"/>
        </w:rPr>
        <w:t>–</w:t>
      </w:r>
      <w:r w:rsidRPr="00B01051">
        <w:rPr>
          <w:b/>
          <w:bCs/>
          <w:color w:val="auto"/>
          <w:sz w:val="22"/>
          <w:szCs w:val="22"/>
        </w:rPr>
        <w:t xml:space="preserve"> </w:t>
      </w:r>
      <w:r>
        <w:rPr>
          <w:b/>
          <w:bCs/>
          <w:color w:val="auto"/>
          <w:sz w:val="22"/>
          <w:szCs w:val="22"/>
        </w:rPr>
        <w:t>Locais de entregas no rodapé do site</w:t>
      </w:r>
    </w:p>
    <w:p w14:paraId="728FE859" w14:textId="77777777" w:rsidR="00965E6E" w:rsidRDefault="00965E6E" w:rsidP="00965E6E">
      <w:pPr>
        <w:jc w:val="center"/>
        <w:rPr>
          <w:b/>
          <w:sz w:val="28"/>
        </w:rPr>
      </w:pPr>
    </w:p>
    <w:p w14:paraId="1B9032A3" w14:textId="6250063D" w:rsidR="00050C81" w:rsidRDefault="00050C81">
      <w:pPr>
        <w:pStyle w:val="Instruo"/>
        <w:rPr>
          <w:lang w:val="pt-PT"/>
        </w:rPr>
      </w:pPr>
    </w:p>
    <w:p w14:paraId="05F34F57" w14:textId="77777777" w:rsidR="00050C81" w:rsidRDefault="00050C81">
      <w:pPr>
        <w:rPr>
          <w:rFonts w:eastAsia="Arial Unicode MS"/>
          <w:lang w:val="pt-PT"/>
        </w:rPr>
      </w:pPr>
    </w:p>
    <w:p w14:paraId="623771F4" w14:textId="77777777" w:rsidR="00050C81" w:rsidRDefault="00050C81">
      <w:pPr>
        <w:pStyle w:val="Ttulo1"/>
        <w:rPr>
          <w:rFonts w:eastAsia="Arial Unicode MS"/>
          <w:lang w:val="pt-PT"/>
        </w:rPr>
      </w:pPr>
      <w:bookmarkStart w:id="4" w:name="_Toc428178751"/>
      <w:r>
        <w:rPr>
          <w:rFonts w:eastAsia="Arial Unicode MS"/>
          <w:lang w:val="pt-PT"/>
        </w:rPr>
        <w:t>Funcionalidades do sistema</w:t>
      </w:r>
      <w:bookmarkEnd w:id="4"/>
    </w:p>
    <w:p w14:paraId="041B8412" w14:textId="166B359F" w:rsidR="00050C81" w:rsidRDefault="00883BE7">
      <w:pPr>
        <w:rPr>
          <w:rFonts w:eastAsia="Arial Unicode MS"/>
          <w:b/>
          <w:bCs/>
          <w:sz w:val="24"/>
          <w:szCs w:val="24"/>
          <w:lang w:val="pt-PT"/>
        </w:rPr>
      </w:pPr>
      <w:r w:rsidRPr="00883BE7">
        <w:rPr>
          <w:rFonts w:eastAsia="Arial Unicode MS"/>
          <w:b/>
          <w:bCs/>
          <w:sz w:val="24"/>
          <w:szCs w:val="24"/>
          <w:lang w:val="pt-PT"/>
        </w:rPr>
        <w:t>4.1 Funcionalidades do Cliente</w:t>
      </w:r>
    </w:p>
    <w:p w14:paraId="29F4DD25" w14:textId="77777777" w:rsidR="00883BE7" w:rsidRPr="00883BE7" w:rsidRDefault="00883BE7">
      <w:pPr>
        <w:rPr>
          <w:rFonts w:eastAsia="Arial Unicode MS"/>
          <w:b/>
          <w:bCs/>
          <w:sz w:val="24"/>
          <w:szCs w:val="24"/>
          <w:lang w:val="pt-PT"/>
        </w:rPr>
      </w:pPr>
    </w:p>
    <w:p w14:paraId="2EA665A1" w14:textId="4D9ABE7A" w:rsidR="00050C81" w:rsidRDefault="00650DA3" w:rsidP="00883BE7">
      <w:pPr>
        <w:pStyle w:val="Instruo"/>
        <w:rPr>
          <w:b/>
          <w:bCs/>
          <w:i w:val="0"/>
          <w:iCs/>
          <w:color w:val="auto"/>
          <w:sz w:val="24"/>
          <w:szCs w:val="24"/>
          <w:lang w:val="pt-PT"/>
        </w:rPr>
      </w:pPr>
      <w:r w:rsidRPr="00650DA3">
        <w:rPr>
          <w:b/>
          <w:bCs/>
          <w:i w:val="0"/>
          <w:iCs/>
          <w:color w:val="auto"/>
          <w:sz w:val="24"/>
          <w:szCs w:val="24"/>
          <w:lang w:val="pt-PT"/>
        </w:rPr>
        <w:t>Adicionar Produtos ao Carrinho</w:t>
      </w:r>
      <w:r w:rsidR="00883BE7">
        <w:rPr>
          <w:b/>
          <w:bCs/>
          <w:i w:val="0"/>
          <w:iCs/>
          <w:color w:val="auto"/>
          <w:sz w:val="24"/>
          <w:szCs w:val="24"/>
          <w:lang w:val="pt-PT"/>
        </w:rPr>
        <w:t>:</w:t>
      </w:r>
    </w:p>
    <w:p w14:paraId="46048977" w14:textId="371A62D6" w:rsidR="00650DA3" w:rsidRDefault="00650DA3" w:rsidP="00650DA3">
      <w:pPr>
        <w:rPr>
          <w:lang w:val="pt-PT"/>
        </w:rPr>
      </w:pPr>
    </w:p>
    <w:p w14:paraId="0A4E85F6" w14:textId="501F5F67" w:rsidR="00650DA3" w:rsidRDefault="00650DA3" w:rsidP="00650DA3">
      <w:pPr>
        <w:rPr>
          <w:lang w:val="pt-PT"/>
        </w:rPr>
      </w:pPr>
      <w:r>
        <w:rPr>
          <w:noProof/>
        </w:rPr>
        <w:lastRenderedPageBreak/>
        <w:drawing>
          <wp:inline distT="0" distB="0" distL="0" distR="0" wp14:anchorId="50A40229" wp14:editId="39AE064E">
            <wp:extent cx="5305425" cy="3420067"/>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546" cy="3424013"/>
                    </a:xfrm>
                    <a:prstGeom prst="rect">
                      <a:avLst/>
                    </a:prstGeom>
                    <a:noFill/>
                    <a:ln>
                      <a:noFill/>
                    </a:ln>
                  </pic:spPr>
                </pic:pic>
              </a:graphicData>
            </a:graphic>
          </wp:inline>
        </w:drawing>
      </w:r>
    </w:p>
    <w:p w14:paraId="5E9BC942" w14:textId="51F10329" w:rsidR="00650DA3" w:rsidRDefault="00650DA3" w:rsidP="00650DA3">
      <w:pPr>
        <w:rPr>
          <w:sz w:val="24"/>
          <w:szCs w:val="24"/>
          <w:lang w:val="pt-PT"/>
        </w:rPr>
      </w:pPr>
      <w:r w:rsidRPr="00650DA3">
        <w:rPr>
          <w:sz w:val="24"/>
          <w:szCs w:val="24"/>
          <w:lang w:val="pt-PT"/>
        </w:rPr>
        <w:t>1º Clicar em Produtos no cabeçalho do site</w:t>
      </w:r>
    </w:p>
    <w:p w14:paraId="26131596" w14:textId="15020DEC" w:rsidR="00650DA3" w:rsidRDefault="00650DA3" w:rsidP="00650DA3">
      <w:pPr>
        <w:rPr>
          <w:sz w:val="24"/>
          <w:szCs w:val="24"/>
          <w:lang w:val="pt-PT"/>
        </w:rPr>
      </w:pPr>
      <w:r>
        <w:rPr>
          <w:sz w:val="24"/>
          <w:szCs w:val="24"/>
          <w:lang w:val="pt-PT"/>
        </w:rPr>
        <w:t>2º Visualizar produto e clicar em ADD AO CARRINHO</w:t>
      </w:r>
    </w:p>
    <w:p w14:paraId="3A4C6E01" w14:textId="2124FDFF" w:rsidR="00883BE7" w:rsidRDefault="00650DA3" w:rsidP="00650DA3">
      <w:pPr>
        <w:rPr>
          <w:sz w:val="24"/>
          <w:szCs w:val="24"/>
          <w:lang w:val="pt-PT"/>
        </w:rPr>
      </w:pPr>
      <w:r>
        <w:rPr>
          <w:sz w:val="24"/>
          <w:szCs w:val="24"/>
          <w:lang w:val="pt-PT"/>
        </w:rPr>
        <w:t>3º Note abaixo que o produto já consta no Carrinho,</w:t>
      </w:r>
      <w:r w:rsidR="00883BE7">
        <w:rPr>
          <w:sz w:val="24"/>
          <w:szCs w:val="24"/>
          <w:lang w:val="pt-PT"/>
        </w:rPr>
        <w:t xml:space="preserve"> para fazer o pagamento você pode clicar em “Finalizar” ou se desejar adicionar mais produtos é só clicar em “+Produtos” e para remover um produto do carrinho basta clicar em </w:t>
      </w:r>
      <w:r w:rsidR="00883BE7">
        <w:rPr>
          <w:noProof/>
        </w:rPr>
        <w:drawing>
          <wp:inline distT="0" distB="0" distL="0" distR="0" wp14:anchorId="1DE9D5FE" wp14:editId="692EA6EE">
            <wp:extent cx="257175" cy="175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600" cy="184800"/>
                    </a:xfrm>
                    <a:prstGeom prst="rect">
                      <a:avLst/>
                    </a:prstGeom>
                    <a:noFill/>
                    <a:ln>
                      <a:noFill/>
                    </a:ln>
                  </pic:spPr>
                </pic:pic>
              </a:graphicData>
            </a:graphic>
          </wp:inline>
        </w:drawing>
      </w:r>
    </w:p>
    <w:p w14:paraId="4E8486B4" w14:textId="2330ED1D" w:rsidR="00650DA3" w:rsidRDefault="00650DA3" w:rsidP="00650DA3">
      <w:pPr>
        <w:rPr>
          <w:sz w:val="24"/>
          <w:szCs w:val="24"/>
          <w:lang w:val="pt-PT"/>
        </w:rPr>
      </w:pPr>
      <w:r>
        <w:rPr>
          <w:noProof/>
        </w:rPr>
        <w:drawing>
          <wp:inline distT="0" distB="0" distL="0" distR="0" wp14:anchorId="63907F0F" wp14:editId="25234651">
            <wp:extent cx="4343400" cy="38576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857625"/>
                    </a:xfrm>
                    <a:prstGeom prst="rect">
                      <a:avLst/>
                    </a:prstGeom>
                    <a:noFill/>
                    <a:ln>
                      <a:noFill/>
                    </a:ln>
                  </pic:spPr>
                </pic:pic>
              </a:graphicData>
            </a:graphic>
          </wp:inline>
        </w:drawing>
      </w:r>
    </w:p>
    <w:p w14:paraId="27054455" w14:textId="09278725" w:rsidR="00883BE7" w:rsidRDefault="00883BE7" w:rsidP="00650DA3">
      <w:pPr>
        <w:rPr>
          <w:b/>
          <w:bCs/>
          <w:sz w:val="24"/>
          <w:szCs w:val="24"/>
          <w:lang w:val="pt-PT"/>
        </w:rPr>
      </w:pPr>
      <w:r w:rsidRPr="00883BE7">
        <w:rPr>
          <w:b/>
          <w:bCs/>
          <w:sz w:val="24"/>
          <w:szCs w:val="24"/>
          <w:lang w:val="pt-PT"/>
        </w:rPr>
        <w:t>Cadastrar-se no sistema</w:t>
      </w:r>
      <w:r>
        <w:rPr>
          <w:b/>
          <w:bCs/>
          <w:sz w:val="24"/>
          <w:szCs w:val="24"/>
          <w:lang w:val="pt-PT"/>
        </w:rPr>
        <w:t>:</w:t>
      </w:r>
    </w:p>
    <w:p w14:paraId="4C7845CC" w14:textId="3D1A7528" w:rsidR="00883BE7" w:rsidRDefault="00883BE7" w:rsidP="00650DA3">
      <w:pPr>
        <w:rPr>
          <w:b/>
          <w:bCs/>
          <w:sz w:val="24"/>
          <w:szCs w:val="24"/>
          <w:lang w:val="pt-PT"/>
        </w:rPr>
      </w:pPr>
    </w:p>
    <w:p w14:paraId="3B0D5566" w14:textId="28DA1957" w:rsidR="00883BE7" w:rsidRPr="00883BE7" w:rsidRDefault="00883BE7" w:rsidP="00650DA3">
      <w:pPr>
        <w:rPr>
          <w:sz w:val="24"/>
          <w:szCs w:val="24"/>
          <w:lang w:val="pt-PT"/>
        </w:rPr>
      </w:pPr>
      <w:r w:rsidRPr="00883BE7">
        <w:rPr>
          <w:sz w:val="24"/>
          <w:szCs w:val="24"/>
          <w:lang w:val="pt-PT"/>
        </w:rPr>
        <w:t>1° Existem duas formas</w:t>
      </w:r>
      <w:r w:rsidR="009D0824">
        <w:rPr>
          <w:sz w:val="24"/>
          <w:szCs w:val="24"/>
          <w:lang w:val="pt-PT"/>
        </w:rPr>
        <w:t xml:space="preserve"> para o cliente fazer o seu cadastro, através do cabeçalho clicando em “login” ou no rodapé da página inserindo o e-mail do mesmo e depois clicando em “inscrever-se”.</w:t>
      </w:r>
    </w:p>
    <w:p w14:paraId="529F33B5" w14:textId="408F91C0" w:rsidR="00883BE7" w:rsidRDefault="00883BE7" w:rsidP="00650DA3">
      <w:pPr>
        <w:rPr>
          <w:b/>
          <w:bCs/>
          <w:sz w:val="24"/>
          <w:szCs w:val="24"/>
          <w:lang w:val="pt-PT"/>
        </w:rPr>
      </w:pPr>
    </w:p>
    <w:p w14:paraId="5ED75B46" w14:textId="6CE01A4C" w:rsidR="00883BE7" w:rsidRDefault="00883BE7" w:rsidP="00650DA3">
      <w:pPr>
        <w:rPr>
          <w:b/>
          <w:bCs/>
          <w:sz w:val="24"/>
          <w:szCs w:val="24"/>
          <w:lang w:val="pt-PT"/>
        </w:rPr>
      </w:pPr>
      <w:r>
        <w:rPr>
          <w:noProof/>
        </w:rPr>
        <w:drawing>
          <wp:inline distT="0" distB="0" distL="0" distR="0" wp14:anchorId="476F7B4C" wp14:editId="3F1FEC5C">
            <wp:extent cx="3038475" cy="9810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475" cy="981075"/>
                    </a:xfrm>
                    <a:prstGeom prst="rect">
                      <a:avLst/>
                    </a:prstGeom>
                    <a:noFill/>
                    <a:ln>
                      <a:noFill/>
                    </a:ln>
                  </pic:spPr>
                </pic:pic>
              </a:graphicData>
            </a:graphic>
          </wp:inline>
        </w:drawing>
      </w:r>
    </w:p>
    <w:p w14:paraId="6C5DB8D0" w14:textId="77777777" w:rsidR="009D0824" w:rsidRDefault="009D0824" w:rsidP="00650DA3">
      <w:pPr>
        <w:rPr>
          <w:b/>
          <w:bCs/>
          <w:sz w:val="24"/>
          <w:szCs w:val="24"/>
          <w:lang w:val="pt-PT"/>
        </w:rPr>
      </w:pPr>
    </w:p>
    <w:p w14:paraId="7AAA6DBA" w14:textId="19A9261B" w:rsidR="00883BE7" w:rsidRPr="00883BE7" w:rsidRDefault="00883BE7" w:rsidP="00650DA3">
      <w:pPr>
        <w:rPr>
          <w:b/>
          <w:bCs/>
          <w:sz w:val="24"/>
          <w:szCs w:val="24"/>
          <w:lang w:val="pt-PT"/>
        </w:rPr>
      </w:pPr>
      <w:r>
        <w:rPr>
          <w:noProof/>
        </w:rPr>
        <w:drawing>
          <wp:inline distT="0" distB="0" distL="0" distR="0" wp14:anchorId="34F68FA5" wp14:editId="67FCEB69">
            <wp:extent cx="2876550" cy="179194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7877" cy="1799005"/>
                    </a:xfrm>
                    <a:prstGeom prst="rect">
                      <a:avLst/>
                    </a:prstGeom>
                    <a:noFill/>
                    <a:ln>
                      <a:noFill/>
                    </a:ln>
                  </pic:spPr>
                </pic:pic>
              </a:graphicData>
            </a:graphic>
          </wp:inline>
        </w:drawing>
      </w:r>
    </w:p>
    <w:p w14:paraId="4095A914" w14:textId="51658166" w:rsidR="00050C81" w:rsidRDefault="00050C81">
      <w:pPr>
        <w:rPr>
          <w:rFonts w:eastAsia="Arial Unicode MS"/>
          <w:lang w:val="pt-PT"/>
        </w:rPr>
      </w:pPr>
    </w:p>
    <w:p w14:paraId="3E21F7A7" w14:textId="620A035F" w:rsidR="009D0824" w:rsidRDefault="009D0824">
      <w:pPr>
        <w:rPr>
          <w:rFonts w:eastAsia="Arial Unicode MS"/>
          <w:sz w:val="24"/>
          <w:szCs w:val="24"/>
          <w:lang w:val="pt-PT"/>
        </w:rPr>
      </w:pPr>
      <w:r w:rsidRPr="009D0824">
        <w:rPr>
          <w:rFonts w:eastAsia="Arial Unicode MS"/>
          <w:sz w:val="24"/>
          <w:szCs w:val="24"/>
          <w:lang w:val="pt-PT"/>
        </w:rPr>
        <w:t>2º</w:t>
      </w:r>
      <w:r>
        <w:rPr>
          <w:rFonts w:eastAsia="Arial Unicode MS"/>
          <w:sz w:val="24"/>
          <w:szCs w:val="24"/>
          <w:lang w:val="pt-PT"/>
        </w:rPr>
        <w:t xml:space="preserve"> Cliente será redirecionado para a tela de login, onde deve-se clicar em “Cadastre-se” em azul para realizar seu cadastro.</w:t>
      </w:r>
    </w:p>
    <w:p w14:paraId="53C01444" w14:textId="35303E49" w:rsidR="009D0824" w:rsidRDefault="009D0824">
      <w:pPr>
        <w:rPr>
          <w:rFonts w:eastAsia="Arial Unicode MS"/>
          <w:sz w:val="24"/>
          <w:szCs w:val="24"/>
          <w:lang w:val="pt-PT"/>
        </w:rPr>
      </w:pPr>
      <w:r>
        <w:rPr>
          <w:noProof/>
        </w:rPr>
        <w:drawing>
          <wp:inline distT="0" distB="0" distL="0" distR="0" wp14:anchorId="740CF9DC" wp14:editId="64BA8F88">
            <wp:extent cx="3571875" cy="3404965"/>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8780" cy="3411547"/>
                    </a:xfrm>
                    <a:prstGeom prst="rect">
                      <a:avLst/>
                    </a:prstGeom>
                    <a:noFill/>
                    <a:ln>
                      <a:noFill/>
                    </a:ln>
                  </pic:spPr>
                </pic:pic>
              </a:graphicData>
            </a:graphic>
          </wp:inline>
        </w:drawing>
      </w:r>
    </w:p>
    <w:p w14:paraId="16D24A24" w14:textId="36B367C6" w:rsidR="009D0824" w:rsidRDefault="009D0824">
      <w:pPr>
        <w:rPr>
          <w:rFonts w:eastAsia="Arial Unicode MS"/>
          <w:sz w:val="24"/>
          <w:szCs w:val="24"/>
          <w:lang w:val="pt-PT"/>
        </w:rPr>
      </w:pPr>
    </w:p>
    <w:p w14:paraId="1BA0E95A" w14:textId="140C5E70" w:rsidR="009D0824" w:rsidRDefault="009D0824">
      <w:pPr>
        <w:rPr>
          <w:rFonts w:eastAsia="Arial Unicode MS"/>
          <w:sz w:val="24"/>
          <w:szCs w:val="24"/>
          <w:lang w:val="pt-PT"/>
        </w:rPr>
      </w:pPr>
      <w:r>
        <w:rPr>
          <w:rFonts w:eastAsia="Arial Unicode MS"/>
          <w:sz w:val="24"/>
          <w:szCs w:val="24"/>
          <w:lang w:val="pt-PT"/>
        </w:rPr>
        <w:t>3° Por fim será aberta um formulário para realização do cadastro</w:t>
      </w:r>
      <w:r w:rsidR="000C5A60">
        <w:rPr>
          <w:rFonts w:eastAsia="Arial Unicode MS"/>
          <w:sz w:val="24"/>
          <w:szCs w:val="24"/>
          <w:lang w:val="pt-PT"/>
        </w:rPr>
        <w:t>, preencher com os dados e clicar em “Cadastrar” no botão em azul.</w:t>
      </w:r>
    </w:p>
    <w:p w14:paraId="727438F0" w14:textId="005BE432" w:rsidR="009D0824" w:rsidRDefault="009D0824">
      <w:pPr>
        <w:rPr>
          <w:rFonts w:eastAsia="Arial Unicode MS"/>
          <w:sz w:val="24"/>
          <w:szCs w:val="24"/>
          <w:lang w:val="pt-PT"/>
        </w:rPr>
      </w:pPr>
      <w:r>
        <w:rPr>
          <w:noProof/>
        </w:rPr>
        <w:lastRenderedPageBreak/>
        <w:drawing>
          <wp:anchor distT="0" distB="0" distL="114300" distR="114300" simplePos="0" relativeHeight="251657728" behindDoc="0" locked="0" layoutInCell="1" allowOverlap="1" wp14:anchorId="3F816641" wp14:editId="7A506BEC">
            <wp:simplePos x="904875" y="1809750"/>
            <wp:positionH relativeFrom="column">
              <wp:align>left</wp:align>
            </wp:positionH>
            <wp:positionV relativeFrom="paragraph">
              <wp:align>top</wp:align>
            </wp:positionV>
            <wp:extent cx="3362325" cy="3449921"/>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325" cy="3449921"/>
                    </a:xfrm>
                    <a:prstGeom prst="rect">
                      <a:avLst/>
                    </a:prstGeom>
                    <a:noFill/>
                    <a:ln>
                      <a:noFill/>
                    </a:ln>
                  </pic:spPr>
                </pic:pic>
              </a:graphicData>
            </a:graphic>
          </wp:anchor>
        </w:drawing>
      </w:r>
      <w:r w:rsidR="000C5A60">
        <w:rPr>
          <w:rFonts w:eastAsia="Arial Unicode MS"/>
          <w:sz w:val="24"/>
          <w:szCs w:val="24"/>
          <w:lang w:val="pt-PT"/>
        </w:rPr>
        <w:br w:type="textWrapping" w:clear="all"/>
      </w:r>
    </w:p>
    <w:p w14:paraId="604E05DD" w14:textId="77777777" w:rsidR="000C5A60" w:rsidRDefault="000C5A60">
      <w:pPr>
        <w:rPr>
          <w:rFonts w:eastAsia="Arial Unicode MS"/>
          <w:sz w:val="24"/>
          <w:szCs w:val="24"/>
          <w:lang w:val="pt-PT"/>
        </w:rPr>
      </w:pPr>
    </w:p>
    <w:p w14:paraId="35B0EFB1" w14:textId="17F574AB" w:rsidR="000C5A60" w:rsidRDefault="000C5A60">
      <w:pPr>
        <w:rPr>
          <w:rFonts w:eastAsia="Arial Unicode MS"/>
          <w:b/>
          <w:bCs/>
          <w:sz w:val="24"/>
          <w:szCs w:val="24"/>
          <w:lang w:val="pt-PT"/>
        </w:rPr>
      </w:pPr>
      <w:r w:rsidRPr="000C5A60">
        <w:rPr>
          <w:rFonts w:eastAsia="Arial Unicode MS"/>
          <w:b/>
          <w:bCs/>
          <w:sz w:val="24"/>
          <w:szCs w:val="24"/>
          <w:lang w:val="pt-PT"/>
        </w:rPr>
        <w:t>Fazer login</w:t>
      </w:r>
      <w:r>
        <w:rPr>
          <w:rFonts w:eastAsia="Arial Unicode MS"/>
          <w:b/>
          <w:bCs/>
          <w:sz w:val="24"/>
          <w:szCs w:val="24"/>
          <w:lang w:val="pt-PT"/>
        </w:rPr>
        <w:t>:</w:t>
      </w:r>
    </w:p>
    <w:p w14:paraId="3E897F9E" w14:textId="3BF19AC9" w:rsidR="000C5A60" w:rsidRPr="000C5A60" w:rsidRDefault="000C5A60">
      <w:pPr>
        <w:rPr>
          <w:rFonts w:eastAsia="Arial Unicode MS"/>
          <w:sz w:val="24"/>
          <w:szCs w:val="24"/>
          <w:lang w:val="pt-PT"/>
        </w:rPr>
      </w:pPr>
    </w:p>
    <w:p w14:paraId="3ECBDA86" w14:textId="79B4B924" w:rsidR="000C5A60" w:rsidRPr="000C5A60" w:rsidRDefault="000C5A60">
      <w:pPr>
        <w:rPr>
          <w:rFonts w:eastAsia="Arial Unicode MS"/>
          <w:sz w:val="24"/>
          <w:szCs w:val="24"/>
          <w:lang w:val="pt-PT"/>
        </w:rPr>
      </w:pPr>
      <w:r w:rsidRPr="000C5A60">
        <w:rPr>
          <w:rFonts w:eastAsia="Arial Unicode MS"/>
          <w:sz w:val="24"/>
          <w:szCs w:val="24"/>
          <w:lang w:val="pt-PT"/>
        </w:rPr>
        <w:t>1° Clicar em “login” no cabeçalho do site</w:t>
      </w:r>
    </w:p>
    <w:p w14:paraId="01CA65DA" w14:textId="4CB203E8" w:rsidR="000C5A60" w:rsidRDefault="000C5A60">
      <w:pPr>
        <w:rPr>
          <w:rFonts w:eastAsia="Arial Unicode MS"/>
          <w:b/>
          <w:bCs/>
          <w:sz w:val="24"/>
          <w:szCs w:val="24"/>
          <w:lang w:val="pt-PT"/>
        </w:rPr>
      </w:pPr>
    </w:p>
    <w:p w14:paraId="644CBF76" w14:textId="7A42652E" w:rsidR="000C5A60" w:rsidRDefault="000C5A60" w:rsidP="000C5A60">
      <w:pPr>
        <w:jc w:val="left"/>
        <w:rPr>
          <w:rFonts w:eastAsia="Arial Unicode MS"/>
          <w:b/>
          <w:bCs/>
          <w:sz w:val="24"/>
          <w:szCs w:val="24"/>
          <w:lang w:val="pt-PT"/>
        </w:rPr>
      </w:pPr>
      <w:r>
        <w:rPr>
          <w:noProof/>
        </w:rPr>
        <w:drawing>
          <wp:inline distT="0" distB="0" distL="0" distR="0" wp14:anchorId="3499B2EE" wp14:editId="077225D6">
            <wp:extent cx="3038475" cy="9810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475" cy="981075"/>
                    </a:xfrm>
                    <a:prstGeom prst="rect">
                      <a:avLst/>
                    </a:prstGeom>
                    <a:noFill/>
                    <a:ln>
                      <a:noFill/>
                    </a:ln>
                  </pic:spPr>
                </pic:pic>
              </a:graphicData>
            </a:graphic>
          </wp:inline>
        </w:drawing>
      </w:r>
    </w:p>
    <w:p w14:paraId="60308760" w14:textId="19941818" w:rsidR="000C5A60" w:rsidRDefault="000C5A60" w:rsidP="000C5A60">
      <w:pPr>
        <w:jc w:val="left"/>
        <w:rPr>
          <w:rFonts w:eastAsia="Arial Unicode MS"/>
          <w:sz w:val="24"/>
          <w:szCs w:val="24"/>
          <w:lang w:val="pt-PT"/>
        </w:rPr>
      </w:pPr>
      <w:r w:rsidRPr="000C5A60">
        <w:rPr>
          <w:rFonts w:eastAsia="Arial Unicode MS"/>
          <w:sz w:val="24"/>
          <w:szCs w:val="24"/>
          <w:lang w:val="pt-PT"/>
        </w:rPr>
        <w:t>2º</w:t>
      </w:r>
      <w:r>
        <w:rPr>
          <w:rFonts w:eastAsia="Arial Unicode MS"/>
          <w:sz w:val="24"/>
          <w:szCs w:val="24"/>
          <w:lang w:val="pt-PT"/>
        </w:rPr>
        <w:t xml:space="preserve"> Preencher os campos  com usuário e senha e clicar em “logar”</w:t>
      </w:r>
    </w:p>
    <w:p w14:paraId="341A04BC" w14:textId="616D06D1" w:rsidR="000C5A60" w:rsidRDefault="000C5A60" w:rsidP="000C5A60">
      <w:pPr>
        <w:jc w:val="left"/>
        <w:rPr>
          <w:rFonts w:eastAsia="Arial Unicode MS"/>
          <w:sz w:val="24"/>
          <w:szCs w:val="24"/>
          <w:lang w:val="pt-PT"/>
        </w:rPr>
      </w:pPr>
      <w:r>
        <w:rPr>
          <w:noProof/>
        </w:rPr>
        <w:lastRenderedPageBreak/>
        <w:drawing>
          <wp:inline distT="0" distB="0" distL="0" distR="0" wp14:anchorId="384175A1" wp14:editId="4D686E4D">
            <wp:extent cx="3667125" cy="38100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810000"/>
                    </a:xfrm>
                    <a:prstGeom prst="rect">
                      <a:avLst/>
                    </a:prstGeom>
                    <a:noFill/>
                    <a:ln>
                      <a:noFill/>
                    </a:ln>
                  </pic:spPr>
                </pic:pic>
              </a:graphicData>
            </a:graphic>
          </wp:inline>
        </w:drawing>
      </w:r>
    </w:p>
    <w:p w14:paraId="2EAB5F50" w14:textId="105794E5" w:rsidR="000C5A60" w:rsidRDefault="000C5A60" w:rsidP="000C5A60">
      <w:pPr>
        <w:jc w:val="left"/>
        <w:rPr>
          <w:rFonts w:eastAsia="Arial Unicode MS"/>
          <w:sz w:val="24"/>
          <w:szCs w:val="24"/>
          <w:lang w:val="pt-PT"/>
        </w:rPr>
      </w:pPr>
    </w:p>
    <w:p w14:paraId="0AF7C06E" w14:textId="1FF048A3" w:rsidR="000C5A60" w:rsidRDefault="000C5A60" w:rsidP="000C5A60">
      <w:pPr>
        <w:jc w:val="left"/>
        <w:rPr>
          <w:rFonts w:eastAsia="Arial Unicode MS"/>
          <w:sz w:val="24"/>
          <w:szCs w:val="24"/>
          <w:lang w:val="pt-PT"/>
        </w:rPr>
      </w:pPr>
    </w:p>
    <w:p w14:paraId="601F64B6" w14:textId="2EF41AE5" w:rsidR="000C5A60" w:rsidRDefault="000C5A60" w:rsidP="000C5A60">
      <w:pPr>
        <w:jc w:val="left"/>
        <w:rPr>
          <w:rFonts w:eastAsia="Arial Unicode MS"/>
          <w:sz w:val="24"/>
          <w:szCs w:val="24"/>
          <w:lang w:val="pt-PT"/>
        </w:rPr>
      </w:pPr>
    </w:p>
    <w:p w14:paraId="65B88234" w14:textId="2FB82115" w:rsidR="000C5A60" w:rsidRDefault="000C5A60" w:rsidP="000C5A60">
      <w:pPr>
        <w:jc w:val="left"/>
        <w:rPr>
          <w:rFonts w:eastAsia="Arial Unicode MS"/>
          <w:b/>
          <w:bCs/>
          <w:sz w:val="24"/>
          <w:szCs w:val="24"/>
          <w:lang w:val="pt-PT"/>
        </w:rPr>
      </w:pPr>
      <w:r w:rsidRPr="000C5A60">
        <w:rPr>
          <w:rFonts w:eastAsia="Arial Unicode MS"/>
          <w:b/>
          <w:bCs/>
          <w:sz w:val="24"/>
          <w:szCs w:val="24"/>
          <w:lang w:val="pt-PT"/>
        </w:rPr>
        <w:t>Fazer Pagamento:</w:t>
      </w:r>
    </w:p>
    <w:p w14:paraId="45D9E491" w14:textId="53226285" w:rsidR="000C5A60" w:rsidRDefault="000C5A60" w:rsidP="000C5A60">
      <w:pPr>
        <w:jc w:val="left"/>
        <w:rPr>
          <w:rFonts w:eastAsia="Arial Unicode MS"/>
          <w:b/>
          <w:bCs/>
          <w:sz w:val="24"/>
          <w:szCs w:val="24"/>
          <w:lang w:val="pt-PT"/>
        </w:rPr>
      </w:pPr>
    </w:p>
    <w:p w14:paraId="06BABEB2" w14:textId="568B5339" w:rsidR="000C5A60" w:rsidRDefault="000C5A60" w:rsidP="000C5A60">
      <w:pPr>
        <w:rPr>
          <w:sz w:val="24"/>
          <w:szCs w:val="24"/>
          <w:lang w:val="pt-PT"/>
        </w:rPr>
      </w:pPr>
      <w:r w:rsidRPr="00650DA3">
        <w:rPr>
          <w:sz w:val="24"/>
          <w:szCs w:val="24"/>
          <w:lang w:val="pt-PT"/>
        </w:rPr>
        <w:t>1º Clicar em Produtos no cabeçalho do site</w:t>
      </w:r>
    </w:p>
    <w:p w14:paraId="453270EE" w14:textId="77777777" w:rsidR="000C5A60" w:rsidRDefault="000C5A60" w:rsidP="000C5A60">
      <w:pPr>
        <w:rPr>
          <w:sz w:val="24"/>
          <w:szCs w:val="24"/>
          <w:lang w:val="pt-PT"/>
        </w:rPr>
      </w:pPr>
      <w:r>
        <w:rPr>
          <w:sz w:val="24"/>
          <w:szCs w:val="24"/>
          <w:lang w:val="pt-PT"/>
        </w:rPr>
        <w:t>2º Visualizar produto e clicar em ADD AO CARRINHO</w:t>
      </w:r>
    </w:p>
    <w:p w14:paraId="692A6BF8" w14:textId="3B233221" w:rsidR="000C5A60" w:rsidRDefault="000C5A60" w:rsidP="000C5A60">
      <w:pPr>
        <w:jc w:val="left"/>
        <w:rPr>
          <w:rFonts w:eastAsia="Arial Unicode MS"/>
          <w:b/>
          <w:bCs/>
          <w:sz w:val="24"/>
          <w:szCs w:val="24"/>
          <w:lang w:val="pt-PT"/>
        </w:rPr>
      </w:pPr>
    </w:p>
    <w:p w14:paraId="6D2430F4" w14:textId="2076E379" w:rsidR="000C5A60" w:rsidRDefault="000C5A60" w:rsidP="000C5A60">
      <w:pPr>
        <w:jc w:val="left"/>
        <w:rPr>
          <w:rFonts w:eastAsia="Arial Unicode MS"/>
          <w:b/>
          <w:bCs/>
          <w:sz w:val="24"/>
          <w:szCs w:val="24"/>
          <w:lang w:val="pt-PT"/>
        </w:rPr>
      </w:pPr>
    </w:p>
    <w:p w14:paraId="0C0162EA" w14:textId="13593CE2" w:rsidR="000C5A60" w:rsidRDefault="000C5A60" w:rsidP="000C5A60">
      <w:pPr>
        <w:jc w:val="left"/>
        <w:rPr>
          <w:rFonts w:eastAsia="Arial Unicode MS"/>
          <w:b/>
          <w:bCs/>
          <w:sz w:val="24"/>
          <w:szCs w:val="24"/>
          <w:lang w:val="pt-PT"/>
        </w:rPr>
      </w:pPr>
      <w:r>
        <w:rPr>
          <w:noProof/>
        </w:rPr>
        <w:lastRenderedPageBreak/>
        <w:drawing>
          <wp:inline distT="0" distB="0" distL="0" distR="0" wp14:anchorId="23CDC995" wp14:editId="06FA70DA">
            <wp:extent cx="4648200" cy="2996397"/>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6508" cy="3001753"/>
                    </a:xfrm>
                    <a:prstGeom prst="rect">
                      <a:avLst/>
                    </a:prstGeom>
                    <a:noFill/>
                    <a:ln>
                      <a:noFill/>
                    </a:ln>
                  </pic:spPr>
                </pic:pic>
              </a:graphicData>
            </a:graphic>
          </wp:inline>
        </w:drawing>
      </w:r>
    </w:p>
    <w:p w14:paraId="618157BB" w14:textId="77777777" w:rsidR="000C5A60" w:rsidRDefault="000C5A60" w:rsidP="000C5A60">
      <w:pPr>
        <w:jc w:val="left"/>
        <w:rPr>
          <w:rFonts w:eastAsia="Arial Unicode MS"/>
          <w:b/>
          <w:bCs/>
          <w:sz w:val="24"/>
          <w:szCs w:val="24"/>
          <w:lang w:val="pt-PT"/>
        </w:rPr>
      </w:pPr>
    </w:p>
    <w:p w14:paraId="165D3920" w14:textId="7B4EA693" w:rsidR="000C5A60" w:rsidRPr="000C5A60" w:rsidRDefault="000C5A60" w:rsidP="000C5A60">
      <w:pPr>
        <w:jc w:val="left"/>
        <w:rPr>
          <w:rFonts w:eastAsia="Arial Unicode MS"/>
          <w:sz w:val="24"/>
          <w:szCs w:val="24"/>
          <w:lang w:val="pt-PT"/>
        </w:rPr>
      </w:pPr>
      <w:r w:rsidRPr="000C5A60">
        <w:rPr>
          <w:rFonts w:eastAsia="Arial Unicode MS"/>
          <w:sz w:val="24"/>
          <w:szCs w:val="24"/>
          <w:lang w:val="pt-PT"/>
        </w:rPr>
        <w:t>3º Dentro do Carrinho clicar no botão “Finalizar”</w:t>
      </w:r>
    </w:p>
    <w:p w14:paraId="2868B151" w14:textId="47542260" w:rsidR="000C5A60" w:rsidRDefault="000C5A60" w:rsidP="000C5A60">
      <w:pPr>
        <w:jc w:val="left"/>
        <w:rPr>
          <w:rFonts w:eastAsia="Arial Unicode MS"/>
          <w:b/>
          <w:bCs/>
          <w:sz w:val="24"/>
          <w:szCs w:val="24"/>
          <w:lang w:val="pt-PT"/>
        </w:rPr>
      </w:pPr>
    </w:p>
    <w:p w14:paraId="01B7997E" w14:textId="1F16A1C0" w:rsidR="000C5A60" w:rsidRDefault="000C5A60" w:rsidP="000C5A60">
      <w:pPr>
        <w:jc w:val="left"/>
        <w:rPr>
          <w:rFonts w:eastAsia="Arial Unicode MS"/>
          <w:b/>
          <w:bCs/>
          <w:sz w:val="24"/>
          <w:szCs w:val="24"/>
          <w:lang w:val="pt-PT"/>
        </w:rPr>
      </w:pPr>
      <w:r>
        <w:rPr>
          <w:noProof/>
        </w:rPr>
        <w:drawing>
          <wp:inline distT="0" distB="0" distL="0" distR="0" wp14:anchorId="51E1F249" wp14:editId="0D7EA514">
            <wp:extent cx="3771900" cy="43243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4324350"/>
                    </a:xfrm>
                    <a:prstGeom prst="rect">
                      <a:avLst/>
                    </a:prstGeom>
                    <a:noFill/>
                    <a:ln>
                      <a:noFill/>
                    </a:ln>
                  </pic:spPr>
                </pic:pic>
              </a:graphicData>
            </a:graphic>
          </wp:inline>
        </w:drawing>
      </w:r>
    </w:p>
    <w:p w14:paraId="4247FB52" w14:textId="3DC361C8" w:rsidR="000C5A60" w:rsidRDefault="000C5A60" w:rsidP="000C5A60">
      <w:pPr>
        <w:jc w:val="left"/>
        <w:rPr>
          <w:rFonts w:eastAsia="Arial Unicode MS"/>
          <w:b/>
          <w:bCs/>
          <w:sz w:val="24"/>
          <w:szCs w:val="24"/>
          <w:lang w:val="pt-PT"/>
        </w:rPr>
      </w:pPr>
    </w:p>
    <w:p w14:paraId="0B8B1BF0" w14:textId="72BB7756" w:rsidR="000C5A60" w:rsidRDefault="000C5A60" w:rsidP="000C5A60">
      <w:pPr>
        <w:jc w:val="left"/>
        <w:rPr>
          <w:rFonts w:eastAsia="Arial Unicode MS"/>
          <w:b/>
          <w:bCs/>
          <w:sz w:val="24"/>
          <w:szCs w:val="24"/>
          <w:lang w:val="pt-PT"/>
        </w:rPr>
      </w:pPr>
    </w:p>
    <w:p w14:paraId="1CDE2471" w14:textId="1E25727B" w:rsidR="000C5A60" w:rsidRPr="00B76261" w:rsidRDefault="000C5A60" w:rsidP="000C5A60">
      <w:pPr>
        <w:jc w:val="left"/>
        <w:rPr>
          <w:rFonts w:eastAsia="Arial Unicode MS"/>
          <w:sz w:val="24"/>
          <w:szCs w:val="24"/>
          <w:lang w:val="pt-PT"/>
        </w:rPr>
      </w:pPr>
      <w:r w:rsidRPr="00B76261">
        <w:rPr>
          <w:rFonts w:eastAsia="Arial Unicode MS"/>
          <w:sz w:val="24"/>
          <w:szCs w:val="24"/>
          <w:lang w:val="pt-PT"/>
        </w:rPr>
        <w:lastRenderedPageBreak/>
        <w:t xml:space="preserve">4º </w:t>
      </w:r>
      <w:r w:rsidR="00B76261" w:rsidRPr="00B76261">
        <w:rPr>
          <w:rFonts w:eastAsia="Arial Unicode MS"/>
          <w:sz w:val="24"/>
          <w:szCs w:val="24"/>
          <w:lang w:val="pt-PT"/>
        </w:rPr>
        <w:t>Ao clicar em “finalizar” será redirecionado para essa tela para realizar o pagamento, do lado esquerdo aparece as informações do produto comprado e do lado direito as informações de pagamento e entrega, onde os campos  deverão ser preenchidos e selecionar a forma de pagamento e ao final clicar em “concluir” para finalizar o pedido.</w:t>
      </w:r>
    </w:p>
    <w:p w14:paraId="677A4C29" w14:textId="77777777" w:rsidR="00B76261" w:rsidRDefault="00B76261" w:rsidP="000C5A60">
      <w:pPr>
        <w:jc w:val="left"/>
        <w:rPr>
          <w:rFonts w:eastAsia="Arial Unicode MS"/>
          <w:b/>
          <w:bCs/>
          <w:sz w:val="24"/>
          <w:szCs w:val="24"/>
          <w:lang w:val="pt-PT"/>
        </w:rPr>
      </w:pPr>
    </w:p>
    <w:p w14:paraId="75D44F52" w14:textId="59C8ABAB" w:rsidR="000C5A60" w:rsidRDefault="000C5A60" w:rsidP="000C5A60">
      <w:pPr>
        <w:jc w:val="left"/>
        <w:rPr>
          <w:rFonts w:eastAsia="Arial Unicode MS"/>
          <w:b/>
          <w:bCs/>
          <w:sz w:val="24"/>
          <w:szCs w:val="24"/>
          <w:lang w:val="pt-PT"/>
        </w:rPr>
      </w:pPr>
      <w:r>
        <w:rPr>
          <w:noProof/>
        </w:rPr>
        <w:drawing>
          <wp:anchor distT="0" distB="0" distL="114300" distR="114300" simplePos="0" relativeHeight="251658752" behindDoc="0" locked="0" layoutInCell="1" allowOverlap="1" wp14:anchorId="1C0295F9" wp14:editId="2964516B">
            <wp:simplePos x="904875" y="2333625"/>
            <wp:positionH relativeFrom="column">
              <wp:align>left</wp:align>
            </wp:positionH>
            <wp:positionV relativeFrom="paragraph">
              <wp:align>top</wp:align>
            </wp:positionV>
            <wp:extent cx="6120130" cy="316928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169285"/>
                    </a:xfrm>
                    <a:prstGeom prst="rect">
                      <a:avLst/>
                    </a:prstGeom>
                    <a:noFill/>
                    <a:ln>
                      <a:noFill/>
                    </a:ln>
                  </pic:spPr>
                </pic:pic>
              </a:graphicData>
            </a:graphic>
          </wp:anchor>
        </w:drawing>
      </w:r>
      <w:r w:rsidR="00B76261">
        <w:rPr>
          <w:rFonts w:eastAsia="Arial Unicode MS"/>
          <w:b/>
          <w:bCs/>
          <w:sz w:val="24"/>
          <w:szCs w:val="24"/>
          <w:lang w:val="pt-PT"/>
        </w:rPr>
        <w:br w:type="textWrapping" w:clear="all"/>
      </w:r>
    </w:p>
    <w:p w14:paraId="026E92BF" w14:textId="0A67D3B3" w:rsidR="00B76261" w:rsidRDefault="00B76261" w:rsidP="000C5A60">
      <w:pPr>
        <w:jc w:val="left"/>
        <w:rPr>
          <w:rFonts w:eastAsia="Arial Unicode MS"/>
          <w:b/>
          <w:bCs/>
          <w:sz w:val="24"/>
          <w:szCs w:val="24"/>
          <w:lang w:val="pt-PT"/>
        </w:rPr>
      </w:pPr>
      <w:r>
        <w:rPr>
          <w:rFonts w:eastAsia="Arial Unicode MS"/>
          <w:b/>
          <w:bCs/>
          <w:sz w:val="24"/>
          <w:szCs w:val="24"/>
          <w:lang w:val="pt-PT"/>
        </w:rPr>
        <w:t>Acompanhar Pedidos:</w:t>
      </w:r>
    </w:p>
    <w:p w14:paraId="4C313239" w14:textId="16609764" w:rsidR="00B76261" w:rsidRDefault="00B76261" w:rsidP="000C5A60">
      <w:pPr>
        <w:jc w:val="left"/>
        <w:rPr>
          <w:rFonts w:eastAsia="Arial Unicode MS"/>
          <w:b/>
          <w:bCs/>
          <w:sz w:val="24"/>
          <w:szCs w:val="24"/>
          <w:lang w:val="pt-PT"/>
        </w:rPr>
      </w:pPr>
    </w:p>
    <w:p w14:paraId="129C9346" w14:textId="65A8E51B" w:rsidR="00B76261" w:rsidRPr="00B76261" w:rsidRDefault="00B76261" w:rsidP="000C5A60">
      <w:pPr>
        <w:jc w:val="left"/>
        <w:rPr>
          <w:rFonts w:eastAsia="Arial Unicode MS"/>
          <w:sz w:val="24"/>
          <w:szCs w:val="24"/>
          <w:lang w:val="pt-PT"/>
        </w:rPr>
      </w:pPr>
      <w:r w:rsidRPr="00B76261">
        <w:rPr>
          <w:rFonts w:eastAsia="Arial Unicode MS"/>
          <w:sz w:val="24"/>
          <w:szCs w:val="24"/>
          <w:lang w:val="pt-PT"/>
        </w:rPr>
        <w:t>5º Depois de ter seguido todo o processo para realizar o pagamento no capitulo anterior, você será redirecionado para o painel do cliente, onde poderá acompanhar os seus pedidos.</w:t>
      </w:r>
    </w:p>
    <w:p w14:paraId="72DB4473" w14:textId="60DDE2F1" w:rsidR="00B76261" w:rsidRDefault="00B76261" w:rsidP="000C5A60">
      <w:pPr>
        <w:jc w:val="left"/>
        <w:rPr>
          <w:rFonts w:eastAsia="Arial Unicode MS"/>
          <w:b/>
          <w:bCs/>
          <w:sz w:val="24"/>
          <w:szCs w:val="24"/>
          <w:lang w:val="pt-PT"/>
        </w:rPr>
      </w:pPr>
    </w:p>
    <w:p w14:paraId="3B58186F" w14:textId="15DD1D19" w:rsidR="00B76261" w:rsidRDefault="00B76261" w:rsidP="000C5A60">
      <w:pPr>
        <w:jc w:val="left"/>
        <w:rPr>
          <w:rFonts w:eastAsia="Arial Unicode MS"/>
          <w:b/>
          <w:bCs/>
          <w:sz w:val="24"/>
          <w:szCs w:val="24"/>
          <w:lang w:val="pt-PT"/>
        </w:rPr>
      </w:pPr>
      <w:r>
        <w:rPr>
          <w:noProof/>
        </w:rPr>
        <w:drawing>
          <wp:inline distT="0" distB="0" distL="0" distR="0" wp14:anchorId="70208987" wp14:editId="566C0E27">
            <wp:extent cx="6496050" cy="2493141"/>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4742" cy="2507991"/>
                    </a:xfrm>
                    <a:prstGeom prst="rect">
                      <a:avLst/>
                    </a:prstGeom>
                    <a:noFill/>
                    <a:ln>
                      <a:noFill/>
                    </a:ln>
                  </pic:spPr>
                </pic:pic>
              </a:graphicData>
            </a:graphic>
          </wp:inline>
        </w:drawing>
      </w:r>
    </w:p>
    <w:p w14:paraId="5EB2042C" w14:textId="6E56FFBF" w:rsidR="008C0A95" w:rsidRDefault="008C0A95" w:rsidP="000C5A60">
      <w:pPr>
        <w:jc w:val="left"/>
        <w:rPr>
          <w:rFonts w:eastAsia="Arial Unicode MS"/>
          <w:b/>
          <w:bCs/>
          <w:sz w:val="24"/>
          <w:szCs w:val="24"/>
          <w:lang w:val="pt-PT"/>
        </w:rPr>
      </w:pPr>
    </w:p>
    <w:p w14:paraId="1A9E3494" w14:textId="71B59F4A" w:rsidR="008C0A95" w:rsidRDefault="008C0A95" w:rsidP="000C5A60">
      <w:pPr>
        <w:jc w:val="left"/>
        <w:rPr>
          <w:rFonts w:eastAsia="Arial Unicode MS"/>
          <w:b/>
          <w:bCs/>
          <w:sz w:val="24"/>
          <w:szCs w:val="24"/>
          <w:lang w:val="pt-PT"/>
        </w:rPr>
      </w:pPr>
    </w:p>
    <w:p w14:paraId="5FACDC2E" w14:textId="246B3922" w:rsidR="008C0A95" w:rsidRDefault="008C0A95" w:rsidP="000C5A60">
      <w:pPr>
        <w:jc w:val="left"/>
        <w:rPr>
          <w:rFonts w:eastAsia="Arial Unicode MS"/>
          <w:b/>
          <w:bCs/>
          <w:sz w:val="24"/>
          <w:szCs w:val="24"/>
          <w:lang w:val="pt-PT"/>
        </w:rPr>
      </w:pPr>
      <w:r>
        <w:rPr>
          <w:rFonts w:eastAsia="Arial Unicode MS"/>
          <w:b/>
          <w:bCs/>
          <w:sz w:val="24"/>
          <w:szCs w:val="24"/>
          <w:lang w:val="pt-PT"/>
        </w:rPr>
        <w:lastRenderedPageBreak/>
        <w:t>4.2 Funcionalidades do Administrador</w:t>
      </w:r>
    </w:p>
    <w:p w14:paraId="407B8DA4" w14:textId="5EF5A092" w:rsidR="008C0A95" w:rsidRDefault="008C0A95" w:rsidP="000C5A60">
      <w:pPr>
        <w:jc w:val="left"/>
        <w:rPr>
          <w:rFonts w:eastAsia="Arial Unicode MS"/>
          <w:b/>
          <w:bCs/>
          <w:sz w:val="24"/>
          <w:szCs w:val="24"/>
          <w:lang w:val="pt-PT"/>
        </w:rPr>
      </w:pPr>
    </w:p>
    <w:p w14:paraId="101DF2A2" w14:textId="252E7475" w:rsidR="008C0A95" w:rsidRDefault="008C0A95" w:rsidP="000C5A60">
      <w:pPr>
        <w:jc w:val="left"/>
        <w:rPr>
          <w:rFonts w:eastAsia="Arial Unicode MS"/>
          <w:b/>
          <w:bCs/>
          <w:sz w:val="24"/>
          <w:szCs w:val="24"/>
          <w:lang w:val="pt-PT"/>
        </w:rPr>
      </w:pPr>
      <w:r>
        <w:rPr>
          <w:rFonts w:eastAsia="Arial Unicode MS"/>
          <w:b/>
          <w:bCs/>
          <w:sz w:val="24"/>
          <w:szCs w:val="24"/>
          <w:lang w:val="pt-PT"/>
        </w:rPr>
        <w:t>Cadastrar Produtos:</w:t>
      </w:r>
    </w:p>
    <w:p w14:paraId="02366CA6" w14:textId="2526B511" w:rsidR="008C0A95" w:rsidRDefault="008C0A95" w:rsidP="000C5A60">
      <w:pPr>
        <w:jc w:val="left"/>
        <w:rPr>
          <w:rFonts w:eastAsia="Arial Unicode MS"/>
          <w:b/>
          <w:bCs/>
          <w:sz w:val="24"/>
          <w:szCs w:val="24"/>
          <w:lang w:val="pt-PT"/>
        </w:rPr>
      </w:pPr>
    </w:p>
    <w:p w14:paraId="58FD14A8" w14:textId="4512BA9B" w:rsidR="008C0A95" w:rsidRPr="008C0A95" w:rsidRDefault="008C0A95" w:rsidP="000C5A60">
      <w:pPr>
        <w:jc w:val="left"/>
        <w:rPr>
          <w:rFonts w:eastAsia="Arial Unicode MS"/>
          <w:sz w:val="24"/>
          <w:szCs w:val="24"/>
          <w:lang w:val="pt-PT"/>
        </w:rPr>
      </w:pPr>
      <w:r w:rsidRPr="008C0A95">
        <w:rPr>
          <w:rFonts w:eastAsia="Arial Unicode MS"/>
          <w:sz w:val="24"/>
          <w:szCs w:val="24"/>
          <w:lang w:val="pt-PT"/>
        </w:rPr>
        <w:t>1º</w:t>
      </w:r>
      <w:r>
        <w:rPr>
          <w:rFonts w:eastAsia="Arial Unicode MS"/>
          <w:sz w:val="24"/>
          <w:szCs w:val="24"/>
          <w:lang w:val="pt-PT"/>
        </w:rPr>
        <w:t xml:space="preserve"> Clicar em “Produtos” no painel administrativo e em seguida em “Novo Produto”</w:t>
      </w:r>
    </w:p>
    <w:p w14:paraId="40FECBCD" w14:textId="77777777" w:rsidR="008C0A95" w:rsidRDefault="008C0A95" w:rsidP="000C5A60">
      <w:pPr>
        <w:jc w:val="left"/>
        <w:rPr>
          <w:rFonts w:eastAsia="Arial Unicode MS"/>
          <w:b/>
          <w:bCs/>
          <w:sz w:val="24"/>
          <w:szCs w:val="24"/>
          <w:lang w:val="pt-PT"/>
        </w:rPr>
      </w:pPr>
    </w:p>
    <w:p w14:paraId="07231F7A" w14:textId="57F386E5" w:rsidR="008C0A95" w:rsidRDefault="008C0A95" w:rsidP="000C5A60">
      <w:pPr>
        <w:jc w:val="left"/>
        <w:rPr>
          <w:rFonts w:eastAsia="Arial Unicode MS"/>
          <w:b/>
          <w:bCs/>
          <w:sz w:val="24"/>
          <w:szCs w:val="24"/>
          <w:lang w:val="pt-PT"/>
        </w:rPr>
      </w:pPr>
      <w:r>
        <w:rPr>
          <w:noProof/>
        </w:rPr>
        <w:drawing>
          <wp:inline distT="0" distB="0" distL="0" distR="0" wp14:anchorId="4BC26627" wp14:editId="53DC6F97">
            <wp:extent cx="4438650" cy="21431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0" cy="2143125"/>
                    </a:xfrm>
                    <a:prstGeom prst="rect">
                      <a:avLst/>
                    </a:prstGeom>
                    <a:noFill/>
                    <a:ln>
                      <a:noFill/>
                    </a:ln>
                  </pic:spPr>
                </pic:pic>
              </a:graphicData>
            </a:graphic>
          </wp:inline>
        </w:drawing>
      </w:r>
    </w:p>
    <w:p w14:paraId="348AE698" w14:textId="4FBD222B" w:rsidR="00A81F05" w:rsidRDefault="00A81F05" w:rsidP="000C5A60">
      <w:pPr>
        <w:jc w:val="left"/>
        <w:rPr>
          <w:rFonts w:eastAsia="Arial Unicode MS"/>
          <w:b/>
          <w:bCs/>
          <w:sz w:val="24"/>
          <w:szCs w:val="24"/>
          <w:lang w:val="pt-PT"/>
        </w:rPr>
      </w:pPr>
    </w:p>
    <w:p w14:paraId="25D4BA5E" w14:textId="7B5D8E34" w:rsidR="00A81F05" w:rsidRPr="00A81F05" w:rsidRDefault="00A81F05" w:rsidP="000C5A60">
      <w:pPr>
        <w:jc w:val="left"/>
        <w:rPr>
          <w:rFonts w:eastAsia="Arial Unicode MS"/>
          <w:sz w:val="24"/>
          <w:szCs w:val="24"/>
          <w:lang w:val="pt-PT"/>
        </w:rPr>
      </w:pPr>
      <w:r w:rsidRPr="00A81F05">
        <w:rPr>
          <w:rFonts w:eastAsia="Arial Unicode MS"/>
          <w:sz w:val="24"/>
          <w:szCs w:val="24"/>
          <w:lang w:val="pt-PT"/>
        </w:rPr>
        <w:t xml:space="preserve">2º </w:t>
      </w:r>
      <w:r>
        <w:rPr>
          <w:rFonts w:eastAsia="Arial Unicode MS"/>
          <w:sz w:val="24"/>
          <w:szCs w:val="24"/>
          <w:lang w:val="pt-PT"/>
        </w:rPr>
        <w:t xml:space="preserve"> depois de clicar em “Novo Produto” vai abrir essa tela para preenchimento dos dados dos produtos e em seguida  clique no botão “salvar”</w:t>
      </w:r>
    </w:p>
    <w:p w14:paraId="6B1F417F" w14:textId="29208738" w:rsidR="00A81F05" w:rsidRDefault="00A81F05" w:rsidP="000C5A60">
      <w:pPr>
        <w:jc w:val="left"/>
        <w:rPr>
          <w:rFonts w:eastAsia="Arial Unicode MS"/>
          <w:b/>
          <w:bCs/>
          <w:sz w:val="24"/>
          <w:szCs w:val="24"/>
          <w:lang w:val="pt-PT"/>
        </w:rPr>
      </w:pPr>
    </w:p>
    <w:p w14:paraId="5FF04057" w14:textId="52DA28E5" w:rsidR="00A81F05" w:rsidRDefault="00A81F05" w:rsidP="000C5A60">
      <w:pPr>
        <w:jc w:val="left"/>
        <w:rPr>
          <w:rFonts w:eastAsia="Arial Unicode MS"/>
          <w:b/>
          <w:bCs/>
          <w:sz w:val="24"/>
          <w:szCs w:val="24"/>
          <w:lang w:val="pt-PT"/>
        </w:rPr>
      </w:pPr>
      <w:r>
        <w:rPr>
          <w:noProof/>
        </w:rPr>
        <w:drawing>
          <wp:inline distT="0" distB="0" distL="0" distR="0" wp14:anchorId="039DAB7C" wp14:editId="64F9A31D">
            <wp:extent cx="6120130" cy="36722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165FB5E1" w14:textId="77777777" w:rsidR="00A81F05" w:rsidRDefault="00A81F05" w:rsidP="000C5A60">
      <w:pPr>
        <w:jc w:val="left"/>
        <w:rPr>
          <w:rFonts w:eastAsia="Arial Unicode MS"/>
          <w:b/>
          <w:bCs/>
          <w:sz w:val="24"/>
          <w:szCs w:val="24"/>
          <w:lang w:val="pt-PT"/>
        </w:rPr>
      </w:pPr>
    </w:p>
    <w:p w14:paraId="11328B58" w14:textId="5B1F17A0" w:rsidR="00A81F05" w:rsidRPr="00A81F05" w:rsidRDefault="00A81F05" w:rsidP="000C5A60">
      <w:pPr>
        <w:jc w:val="left"/>
        <w:rPr>
          <w:rFonts w:eastAsia="Arial Unicode MS"/>
          <w:sz w:val="24"/>
          <w:szCs w:val="24"/>
          <w:lang w:val="pt-PT"/>
        </w:rPr>
      </w:pPr>
      <w:r>
        <w:rPr>
          <w:rFonts w:eastAsia="Arial Unicode MS"/>
          <w:sz w:val="24"/>
          <w:szCs w:val="24"/>
          <w:lang w:val="pt-PT"/>
        </w:rPr>
        <w:t>3° os produtos cadastrados irão ser listados na tabela abaixo no painel administrativo</w:t>
      </w:r>
    </w:p>
    <w:p w14:paraId="64647192" w14:textId="06608820" w:rsidR="00A81F05" w:rsidRDefault="00A81F05" w:rsidP="000C5A60">
      <w:pPr>
        <w:jc w:val="left"/>
        <w:rPr>
          <w:rFonts w:eastAsia="Arial Unicode MS"/>
          <w:b/>
          <w:bCs/>
          <w:sz w:val="24"/>
          <w:szCs w:val="24"/>
          <w:lang w:val="pt-PT"/>
        </w:rPr>
      </w:pPr>
      <w:r>
        <w:rPr>
          <w:noProof/>
        </w:rPr>
        <w:lastRenderedPageBreak/>
        <w:drawing>
          <wp:inline distT="0" distB="0" distL="0" distR="0" wp14:anchorId="16A18971" wp14:editId="057B915B">
            <wp:extent cx="6120130" cy="18135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1813560"/>
                    </a:xfrm>
                    <a:prstGeom prst="rect">
                      <a:avLst/>
                    </a:prstGeom>
                    <a:noFill/>
                    <a:ln>
                      <a:noFill/>
                    </a:ln>
                  </pic:spPr>
                </pic:pic>
              </a:graphicData>
            </a:graphic>
          </wp:inline>
        </w:drawing>
      </w:r>
    </w:p>
    <w:p w14:paraId="4052EBE5" w14:textId="0774488B" w:rsidR="00A81F05" w:rsidRDefault="00A81F05" w:rsidP="000C5A60">
      <w:pPr>
        <w:jc w:val="left"/>
        <w:rPr>
          <w:rFonts w:eastAsia="Arial Unicode MS"/>
          <w:b/>
          <w:bCs/>
          <w:sz w:val="24"/>
          <w:szCs w:val="24"/>
          <w:lang w:val="pt-PT"/>
        </w:rPr>
      </w:pPr>
    </w:p>
    <w:p w14:paraId="130FBA17" w14:textId="6A6F7ED6" w:rsidR="00A81F05" w:rsidRDefault="00A81F05" w:rsidP="000C5A60">
      <w:pPr>
        <w:jc w:val="left"/>
        <w:rPr>
          <w:rFonts w:eastAsia="Arial Unicode MS"/>
          <w:b/>
          <w:bCs/>
          <w:sz w:val="24"/>
          <w:szCs w:val="24"/>
          <w:lang w:val="pt-PT"/>
        </w:rPr>
      </w:pPr>
    </w:p>
    <w:p w14:paraId="5261BACC" w14:textId="1EE549BB" w:rsidR="00A81F05" w:rsidRDefault="00A81F05" w:rsidP="000C5A60">
      <w:pPr>
        <w:jc w:val="left"/>
        <w:rPr>
          <w:rFonts w:eastAsia="Arial Unicode MS"/>
          <w:b/>
          <w:bCs/>
          <w:sz w:val="24"/>
          <w:szCs w:val="24"/>
          <w:lang w:val="pt-PT"/>
        </w:rPr>
      </w:pPr>
      <w:r>
        <w:rPr>
          <w:rFonts w:eastAsia="Arial Unicode MS"/>
          <w:b/>
          <w:bCs/>
          <w:sz w:val="24"/>
          <w:szCs w:val="24"/>
          <w:lang w:val="pt-PT"/>
        </w:rPr>
        <w:t>Cadastrar Categorias:</w:t>
      </w:r>
    </w:p>
    <w:p w14:paraId="5D4A563C" w14:textId="44E1ED1D" w:rsidR="00A81F05" w:rsidRDefault="00A81F05" w:rsidP="000C5A60">
      <w:pPr>
        <w:jc w:val="left"/>
        <w:rPr>
          <w:rFonts w:eastAsia="Arial Unicode MS"/>
          <w:b/>
          <w:bCs/>
          <w:sz w:val="24"/>
          <w:szCs w:val="24"/>
          <w:lang w:val="pt-PT"/>
        </w:rPr>
      </w:pPr>
    </w:p>
    <w:p w14:paraId="2A5239F4" w14:textId="4F8A66EE" w:rsidR="00A81F05" w:rsidRDefault="00A81F05" w:rsidP="000C5A60">
      <w:pPr>
        <w:jc w:val="left"/>
        <w:rPr>
          <w:rFonts w:eastAsia="Arial Unicode MS"/>
          <w:sz w:val="24"/>
          <w:szCs w:val="24"/>
          <w:lang w:val="pt-PT"/>
        </w:rPr>
      </w:pPr>
      <w:r>
        <w:rPr>
          <w:rFonts w:eastAsia="Arial Unicode MS"/>
          <w:sz w:val="24"/>
          <w:szCs w:val="24"/>
          <w:lang w:val="pt-PT"/>
        </w:rPr>
        <w:t>1º Clicar em “Categorias” e em seguida em “Nova Categoria” para fazer seu cadastro</w:t>
      </w:r>
    </w:p>
    <w:p w14:paraId="0B9BA94E" w14:textId="77777777" w:rsidR="00A81F05" w:rsidRPr="00A81F05" w:rsidRDefault="00A81F05" w:rsidP="000C5A60">
      <w:pPr>
        <w:jc w:val="left"/>
        <w:rPr>
          <w:rFonts w:eastAsia="Arial Unicode MS"/>
          <w:sz w:val="24"/>
          <w:szCs w:val="24"/>
          <w:lang w:val="pt-PT"/>
        </w:rPr>
      </w:pPr>
    </w:p>
    <w:p w14:paraId="7E019B8B" w14:textId="6DBADDF0" w:rsidR="00A81F05" w:rsidRDefault="00A81F05" w:rsidP="000C5A60">
      <w:pPr>
        <w:jc w:val="left"/>
        <w:rPr>
          <w:rFonts w:eastAsia="Arial Unicode MS"/>
          <w:b/>
          <w:bCs/>
          <w:sz w:val="24"/>
          <w:szCs w:val="24"/>
          <w:lang w:val="pt-PT"/>
        </w:rPr>
      </w:pPr>
      <w:r>
        <w:rPr>
          <w:noProof/>
        </w:rPr>
        <w:drawing>
          <wp:inline distT="0" distB="0" distL="0" distR="0" wp14:anchorId="788CBEE7" wp14:editId="01681325">
            <wp:extent cx="3819525" cy="207645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9525" cy="2076450"/>
                    </a:xfrm>
                    <a:prstGeom prst="rect">
                      <a:avLst/>
                    </a:prstGeom>
                    <a:noFill/>
                    <a:ln>
                      <a:noFill/>
                    </a:ln>
                  </pic:spPr>
                </pic:pic>
              </a:graphicData>
            </a:graphic>
          </wp:inline>
        </w:drawing>
      </w:r>
    </w:p>
    <w:p w14:paraId="34E140C4" w14:textId="2CC6512F" w:rsidR="00A81F05" w:rsidRDefault="00A81F05" w:rsidP="000C5A60">
      <w:pPr>
        <w:jc w:val="left"/>
        <w:rPr>
          <w:rFonts w:eastAsia="Arial Unicode MS"/>
          <w:b/>
          <w:bCs/>
          <w:sz w:val="24"/>
          <w:szCs w:val="24"/>
          <w:lang w:val="pt-PT"/>
        </w:rPr>
      </w:pPr>
    </w:p>
    <w:p w14:paraId="4F25501D" w14:textId="1D422BFF" w:rsidR="00A81F05" w:rsidRDefault="00A81F05" w:rsidP="000C5A60">
      <w:pPr>
        <w:jc w:val="left"/>
        <w:rPr>
          <w:rFonts w:eastAsia="Arial Unicode MS"/>
          <w:sz w:val="24"/>
          <w:szCs w:val="24"/>
          <w:lang w:val="pt-PT"/>
        </w:rPr>
      </w:pPr>
      <w:r>
        <w:rPr>
          <w:rFonts w:eastAsia="Arial Unicode MS"/>
          <w:sz w:val="24"/>
          <w:szCs w:val="24"/>
          <w:lang w:val="pt-PT"/>
        </w:rPr>
        <w:t xml:space="preserve">2º Irá ser aberta a tela abaixo </w:t>
      </w:r>
      <w:r w:rsidR="00727EB6">
        <w:rPr>
          <w:rFonts w:eastAsia="Arial Unicode MS"/>
          <w:sz w:val="24"/>
          <w:szCs w:val="24"/>
          <w:lang w:val="pt-PT"/>
        </w:rPr>
        <w:t>para o preenchimento dos dados e depois clicar em “Salvar”</w:t>
      </w:r>
    </w:p>
    <w:p w14:paraId="45DF5DFB" w14:textId="7E3BE83B" w:rsidR="00727EB6" w:rsidRDefault="00727EB6" w:rsidP="000C5A60">
      <w:pPr>
        <w:jc w:val="left"/>
        <w:rPr>
          <w:rFonts w:eastAsia="Arial Unicode MS"/>
          <w:sz w:val="24"/>
          <w:szCs w:val="24"/>
          <w:lang w:val="pt-PT"/>
        </w:rPr>
      </w:pPr>
      <w:r>
        <w:rPr>
          <w:noProof/>
        </w:rPr>
        <w:drawing>
          <wp:inline distT="0" distB="0" distL="0" distR="0" wp14:anchorId="18400508" wp14:editId="3D5BF1B8">
            <wp:extent cx="3676650" cy="3020371"/>
            <wp:effectExtent l="0" t="0" r="0" b="889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625" cy="3038424"/>
                    </a:xfrm>
                    <a:prstGeom prst="rect">
                      <a:avLst/>
                    </a:prstGeom>
                    <a:noFill/>
                    <a:ln>
                      <a:noFill/>
                    </a:ln>
                  </pic:spPr>
                </pic:pic>
              </a:graphicData>
            </a:graphic>
          </wp:inline>
        </w:drawing>
      </w:r>
    </w:p>
    <w:p w14:paraId="5B49210F" w14:textId="29BC4A12" w:rsidR="00727EB6" w:rsidRDefault="00727EB6" w:rsidP="000C5A60">
      <w:pPr>
        <w:jc w:val="left"/>
        <w:rPr>
          <w:rFonts w:eastAsia="Arial Unicode MS"/>
          <w:sz w:val="24"/>
          <w:szCs w:val="24"/>
          <w:lang w:val="pt-PT"/>
        </w:rPr>
      </w:pPr>
      <w:r>
        <w:rPr>
          <w:rFonts w:eastAsia="Arial Unicode MS"/>
          <w:sz w:val="24"/>
          <w:szCs w:val="24"/>
          <w:lang w:val="pt-PT"/>
        </w:rPr>
        <w:lastRenderedPageBreak/>
        <w:t>3º As categorias cadastradas irão aparecer na tabela abaixo no painel do administrador</w:t>
      </w:r>
    </w:p>
    <w:p w14:paraId="6EAB6FEC" w14:textId="77777777" w:rsidR="00727EB6" w:rsidRDefault="00727EB6" w:rsidP="000C5A60">
      <w:pPr>
        <w:jc w:val="left"/>
        <w:rPr>
          <w:rFonts w:eastAsia="Arial Unicode MS"/>
          <w:sz w:val="24"/>
          <w:szCs w:val="24"/>
          <w:lang w:val="pt-PT"/>
        </w:rPr>
      </w:pPr>
    </w:p>
    <w:p w14:paraId="67C2B632" w14:textId="37724BE9" w:rsidR="00727EB6" w:rsidRDefault="00727EB6" w:rsidP="000C5A60">
      <w:pPr>
        <w:jc w:val="left"/>
        <w:rPr>
          <w:rFonts w:eastAsia="Arial Unicode MS"/>
          <w:sz w:val="24"/>
          <w:szCs w:val="24"/>
          <w:lang w:val="pt-PT"/>
        </w:rPr>
      </w:pPr>
      <w:r>
        <w:rPr>
          <w:noProof/>
        </w:rPr>
        <w:drawing>
          <wp:inline distT="0" distB="0" distL="0" distR="0" wp14:anchorId="7B1A6065" wp14:editId="06336F27">
            <wp:extent cx="6120130" cy="13881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1388110"/>
                    </a:xfrm>
                    <a:prstGeom prst="rect">
                      <a:avLst/>
                    </a:prstGeom>
                    <a:noFill/>
                    <a:ln>
                      <a:noFill/>
                    </a:ln>
                  </pic:spPr>
                </pic:pic>
              </a:graphicData>
            </a:graphic>
          </wp:inline>
        </w:drawing>
      </w:r>
    </w:p>
    <w:p w14:paraId="36D70C67" w14:textId="4A8927D8" w:rsidR="00727EB6" w:rsidRDefault="00727EB6" w:rsidP="000C5A60">
      <w:pPr>
        <w:jc w:val="left"/>
        <w:rPr>
          <w:rFonts w:eastAsia="Arial Unicode MS"/>
          <w:sz w:val="24"/>
          <w:szCs w:val="24"/>
          <w:lang w:val="pt-PT"/>
        </w:rPr>
      </w:pPr>
    </w:p>
    <w:p w14:paraId="0ACA58AC" w14:textId="4AD6D6D2" w:rsidR="00727EB6" w:rsidRDefault="00727EB6" w:rsidP="000C5A60">
      <w:pPr>
        <w:jc w:val="left"/>
        <w:rPr>
          <w:rFonts w:eastAsia="Arial Unicode MS"/>
          <w:b/>
          <w:bCs/>
          <w:sz w:val="24"/>
          <w:szCs w:val="24"/>
          <w:lang w:val="pt-PT"/>
        </w:rPr>
      </w:pPr>
      <w:r w:rsidRPr="00727EB6">
        <w:rPr>
          <w:rFonts w:eastAsia="Arial Unicode MS"/>
          <w:b/>
          <w:bCs/>
          <w:sz w:val="24"/>
          <w:szCs w:val="24"/>
          <w:lang w:val="pt-PT"/>
        </w:rPr>
        <w:t>Cadastrar Locais:</w:t>
      </w:r>
    </w:p>
    <w:p w14:paraId="2EFC1706" w14:textId="4C1C109B" w:rsidR="00727EB6" w:rsidRDefault="00727EB6" w:rsidP="000C5A60">
      <w:pPr>
        <w:jc w:val="left"/>
        <w:rPr>
          <w:rFonts w:eastAsia="Arial Unicode MS"/>
          <w:b/>
          <w:bCs/>
          <w:sz w:val="24"/>
          <w:szCs w:val="24"/>
          <w:lang w:val="pt-PT"/>
        </w:rPr>
      </w:pPr>
    </w:p>
    <w:p w14:paraId="6BB5E3B2" w14:textId="5CB21B01" w:rsidR="00727EB6" w:rsidRDefault="00727EB6" w:rsidP="000C5A60">
      <w:pPr>
        <w:jc w:val="left"/>
        <w:rPr>
          <w:rFonts w:eastAsia="Arial Unicode MS"/>
          <w:sz w:val="24"/>
          <w:szCs w:val="24"/>
          <w:lang w:val="pt-PT"/>
        </w:rPr>
      </w:pPr>
      <w:r w:rsidRPr="00727EB6">
        <w:rPr>
          <w:rFonts w:eastAsia="Arial Unicode MS"/>
          <w:sz w:val="24"/>
          <w:szCs w:val="24"/>
          <w:lang w:val="pt-PT"/>
        </w:rPr>
        <w:t>1º</w:t>
      </w:r>
      <w:r>
        <w:rPr>
          <w:rFonts w:eastAsia="Arial Unicode MS"/>
          <w:sz w:val="24"/>
          <w:szCs w:val="24"/>
          <w:lang w:val="pt-PT"/>
        </w:rPr>
        <w:t xml:space="preserve"> Clicar em  “Locais” e depois em “Novo Local”</w:t>
      </w:r>
    </w:p>
    <w:p w14:paraId="37C2E5FB" w14:textId="77777777" w:rsidR="00727EB6" w:rsidRPr="00727EB6" w:rsidRDefault="00727EB6" w:rsidP="000C5A60">
      <w:pPr>
        <w:jc w:val="left"/>
        <w:rPr>
          <w:rFonts w:eastAsia="Arial Unicode MS"/>
          <w:sz w:val="24"/>
          <w:szCs w:val="24"/>
          <w:lang w:val="pt-PT"/>
        </w:rPr>
      </w:pPr>
    </w:p>
    <w:p w14:paraId="2092A1BA" w14:textId="2F6261A9" w:rsidR="00727EB6" w:rsidRDefault="00727EB6" w:rsidP="000C5A60">
      <w:pPr>
        <w:jc w:val="left"/>
        <w:rPr>
          <w:rFonts w:eastAsia="Arial Unicode MS"/>
          <w:b/>
          <w:bCs/>
          <w:sz w:val="24"/>
          <w:szCs w:val="24"/>
          <w:lang w:val="pt-PT"/>
        </w:rPr>
      </w:pPr>
      <w:r>
        <w:rPr>
          <w:noProof/>
        </w:rPr>
        <w:drawing>
          <wp:inline distT="0" distB="0" distL="0" distR="0" wp14:anchorId="60952A82" wp14:editId="452CFD34">
            <wp:extent cx="3648075" cy="23622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075" cy="2362200"/>
                    </a:xfrm>
                    <a:prstGeom prst="rect">
                      <a:avLst/>
                    </a:prstGeom>
                    <a:noFill/>
                    <a:ln>
                      <a:noFill/>
                    </a:ln>
                  </pic:spPr>
                </pic:pic>
              </a:graphicData>
            </a:graphic>
          </wp:inline>
        </w:drawing>
      </w:r>
    </w:p>
    <w:p w14:paraId="6C496463" w14:textId="12808EE7" w:rsidR="00727EB6" w:rsidRDefault="00727EB6" w:rsidP="000C5A60">
      <w:pPr>
        <w:jc w:val="left"/>
        <w:rPr>
          <w:rFonts w:eastAsia="Arial Unicode MS"/>
          <w:b/>
          <w:bCs/>
          <w:sz w:val="24"/>
          <w:szCs w:val="24"/>
          <w:lang w:val="pt-PT"/>
        </w:rPr>
      </w:pPr>
    </w:p>
    <w:p w14:paraId="68F6FBD9" w14:textId="445D0C08" w:rsidR="00727EB6" w:rsidRPr="00727EB6" w:rsidRDefault="00727EB6" w:rsidP="000C5A60">
      <w:pPr>
        <w:jc w:val="left"/>
        <w:rPr>
          <w:rFonts w:eastAsia="Arial Unicode MS"/>
          <w:sz w:val="24"/>
          <w:szCs w:val="24"/>
          <w:lang w:val="pt-PT"/>
        </w:rPr>
      </w:pPr>
      <w:r>
        <w:rPr>
          <w:rFonts w:eastAsia="Arial Unicode MS"/>
          <w:sz w:val="24"/>
          <w:szCs w:val="24"/>
          <w:lang w:val="pt-PT"/>
        </w:rPr>
        <w:t>2º Inserir o nome do local, no caso bairros e depois clicar em “Salvar”</w:t>
      </w:r>
    </w:p>
    <w:p w14:paraId="002C5F78" w14:textId="27039A73" w:rsidR="00727EB6" w:rsidRDefault="00727EB6" w:rsidP="000C5A60">
      <w:pPr>
        <w:jc w:val="left"/>
        <w:rPr>
          <w:rFonts w:eastAsia="Arial Unicode MS"/>
          <w:b/>
          <w:bCs/>
          <w:sz w:val="24"/>
          <w:szCs w:val="24"/>
          <w:lang w:val="pt-PT"/>
        </w:rPr>
      </w:pPr>
    </w:p>
    <w:p w14:paraId="5048FC4D" w14:textId="40A368BF" w:rsidR="00727EB6" w:rsidRDefault="00727EB6" w:rsidP="000C5A60">
      <w:pPr>
        <w:jc w:val="left"/>
        <w:rPr>
          <w:rFonts w:eastAsia="Arial Unicode MS"/>
          <w:b/>
          <w:bCs/>
          <w:sz w:val="24"/>
          <w:szCs w:val="24"/>
          <w:lang w:val="pt-PT"/>
        </w:rPr>
      </w:pPr>
      <w:r>
        <w:rPr>
          <w:noProof/>
        </w:rPr>
        <w:drawing>
          <wp:inline distT="0" distB="0" distL="0" distR="0" wp14:anchorId="01B82FC1" wp14:editId="458E6B91">
            <wp:extent cx="4686300" cy="23145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57F6390F" w14:textId="4DFB0EAE" w:rsidR="00727EB6" w:rsidRPr="00727EB6" w:rsidRDefault="00727EB6" w:rsidP="000C5A60">
      <w:pPr>
        <w:jc w:val="left"/>
        <w:rPr>
          <w:rFonts w:eastAsia="Arial Unicode MS"/>
          <w:sz w:val="24"/>
          <w:szCs w:val="24"/>
          <w:lang w:val="pt-PT"/>
        </w:rPr>
      </w:pPr>
      <w:r>
        <w:rPr>
          <w:rFonts w:eastAsia="Arial Unicode MS"/>
          <w:sz w:val="24"/>
          <w:szCs w:val="24"/>
          <w:lang w:val="pt-PT"/>
        </w:rPr>
        <w:t>3º Os locais cadastrados vão aparecer na tabela abaixo.</w:t>
      </w:r>
    </w:p>
    <w:p w14:paraId="601E72E5" w14:textId="0F4E3827" w:rsidR="00727EB6" w:rsidRDefault="00727EB6" w:rsidP="000C5A60">
      <w:pPr>
        <w:jc w:val="left"/>
        <w:rPr>
          <w:rFonts w:eastAsia="Arial Unicode MS"/>
          <w:b/>
          <w:bCs/>
          <w:sz w:val="24"/>
          <w:szCs w:val="24"/>
          <w:lang w:val="pt-PT"/>
        </w:rPr>
      </w:pPr>
      <w:r>
        <w:rPr>
          <w:noProof/>
        </w:rPr>
        <w:lastRenderedPageBreak/>
        <w:drawing>
          <wp:inline distT="0" distB="0" distL="0" distR="0" wp14:anchorId="068ADB5E" wp14:editId="1DE08C08">
            <wp:extent cx="6120130" cy="2950845"/>
            <wp:effectExtent l="0" t="0" r="0" b="19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950845"/>
                    </a:xfrm>
                    <a:prstGeom prst="rect">
                      <a:avLst/>
                    </a:prstGeom>
                    <a:noFill/>
                    <a:ln>
                      <a:noFill/>
                    </a:ln>
                  </pic:spPr>
                </pic:pic>
              </a:graphicData>
            </a:graphic>
          </wp:inline>
        </w:drawing>
      </w:r>
    </w:p>
    <w:p w14:paraId="46CCF1BB" w14:textId="77777777" w:rsidR="00CB5408" w:rsidRDefault="00CB5408" w:rsidP="000C5A60">
      <w:pPr>
        <w:jc w:val="left"/>
        <w:rPr>
          <w:rFonts w:eastAsia="Arial Unicode MS"/>
          <w:b/>
          <w:bCs/>
          <w:sz w:val="24"/>
          <w:szCs w:val="24"/>
          <w:lang w:val="pt-PT"/>
        </w:rPr>
      </w:pPr>
    </w:p>
    <w:p w14:paraId="7C9742A9" w14:textId="51E55071" w:rsidR="00CB5408" w:rsidRDefault="00CB5408" w:rsidP="000C5A60">
      <w:pPr>
        <w:jc w:val="left"/>
        <w:rPr>
          <w:rFonts w:eastAsia="Arial Unicode MS"/>
          <w:b/>
          <w:bCs/>
          <w:sz w:val="24"/>
          <w:szCs w:val="24"/>
          <w:lang w:val="pt-PT"/>
        </w:rPr>
      </w:pPr>
    </w:p>
    <w:p w14:paraId="654BF36A" w14:textId="7D10F9DB" w:rsidR="00CB5408" w:rsidRDefault="00CB5408" w:rsidP="000C5A60">
      <w:pPr>
        <w:jc w:val="left"/>
        <w:rPr>
          <w:rFonts w:eastAsia="Arial Unicode MS"/>
          <w:b/>
          <w:bCs/>
          <w:sz w:val="24"/>
          <w:szCs w:val="24"/>
          <w:lang w:val="pt-PT"/>
        </w:rPr>
      </w:pPr>
      <w:r>
        <w:rPr>
          <w:rFonts w:eastAsia="Arial Unicode MS"/>
          <w:b/>
          <w:bCs/>
          <w:sz w:val="24"/>
          <w:szCs w:val="24"/>
          <w:lang w:val="pt-PT"/>
        </w:rPr>
        <w:t>Cadastrar Balconistas:</w:t>
      </w:r>
    </w:p>
    <w:p w14:paraId="25AF2749" w14:textId="71B2A8B3" w:rsidR="00CB5408" w:rsidRDefault="00CB5408" w:rsidP="000C5A60">
      <w:pPr>
        <w:jc w:val="left"/>
        <w:rPr>
          <w:rFonts w:eastAsia="Arial Unicode MS"/>
          <w:b/>
          <w:bCs/>
          <w:sz w:val="24"/>
          <w:szCs w:val="24"/>
          <w:lang w:val="pt-PT"/>
        </w:rPr>
      </w:pPr>
    </w:p>
    <w:p w14:paraId="6DFEE27F" w14:textId="30A98AC1" w:rsidR="00CB5408" w:rsidRPr="00CB5408" w:rsidRDefault="00CB5408" w:rsidP="000C5A60">
      <w:pPr>
        <w:jc w:val="left"/>
        <w:rPr>
          <w:rFonts w:eastAsia="Arial Unicode MS"/>
          <w:sz w:val="24"/>
          <w:szCs w:val="24"/>
          <w:lang w:val="pt-PT"/>
        </w:rPr>
      </w:pPr>
      <w:r>
        <w:rPr>
          <w:rFonts w:eastAsia="Arial Unicode MS"/>
          <w:sz w:val="24"/>
          <w:szCs w:val="24"/>
          <w:lang w:val="pt-PT"/>
        </w:rPr>
        <w:t>1º Clicar em “Balconistas” e depois em “Novo Balconista”</w:t>
      </w:r>
    </w:p>
    <w:p w14:paraId="5B7C5CAA" w14:textId="77777777" w:rsidR="00CB5408" w:rsidRDefault="00CB5408" w:rsidP="000C5A60">
      <w:pPr>
        <w:jc w:val="left"/>
        <w:rPr>
          <w:rFonts w:eastAsia="Arial Unicode MS"/>
          <w:b/>
          <w:bCs/>
          <w:sz w:val="24"/>
          <w:szCs w:val="24"/>
          <w:lang w:val="pt-PT"/>
        </w:rPr>
      </w:pPr>
    </w:p>
    <w:p w14:paraId="7C03679C" w14:textId="733CDF2F" w:rsidR="00CB5408" w:rsidRDefault="00CB5408" w:rsidP="000C5A60">
      <w:pPr>
        <w:jc w:val="left"/>
        <w:rPr>
          <w:rFonts w:eastAsia="Arial Unicode MS"/>
          <w:b/>
          <w:bCs/>
          <w:sz w:val="24"/>
          <w:szCs w:val="24"/>
          <w:lang w:val="pt-PT"/>
        </w:rPr>
      </w:pPr>
      <w:r>
        <w:rPr>
          <w:noProof/>
        </w:rPr>
        <w:drawing>
          <wp:inline distT="0" distB="0" distL="0" distR="0" wp14:anchorId="7A6FB4C6" wp14:editId="6BFFE6A8">
            <wp:extent cx="3924300" cy="28479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4300" cy="2847975"/>
                    </a:xfrm>
                    <a:prstGeom prst="rect">
                      <a:avLst/>
                    </a:prstGeom>
                    <a:noFill/>
                    <a:ln>
                      <a:noFill/>
                    </a:ln>
                  </pic:spPr>
                </pic:pic>
              </a:graphicData>
            </a:graphic>
          </wp:inline>
        </w:drawing>
      </w:r>
    </w:p>
    <w:p w14:paraId="014AFC73" w14:textId="5136DA3B" w:rsidR="00CB5408" w:rsidRDefault="00CB5408" w:rsidP="000C5A60">
      <w:pPr>
        <w:jc w:val="left"/>
        <w:rPr>
          <w:rFonts w:eastAsia="Arial Unicode MS"/>
          <w:b/>
          <w:bCs/>
          <w:sz w:val="24"/>
          <w:szCs w:val="24"/>
          <w:lang w:val="pt-PT"/>
        </w:rPr>
      </w:pPr>
    </w:p>
    <w:p w14:paraId="405EE2AC" w14:textId="2325CCB2" w:rsidR="00CB5408" w:rsidRPr="00CB5408" w:rsidRDefault="00CB5408" w:rsidP="000C5A60">
      <w:pPr>
        <w:jc w:val="left"/>
        <w:rPr>
          <w:rFonts w:eastAsia="Arial Unicode MS"/>
          <w:sz w:val="24"/>
          <w:szCs w:val="24"/>
          <w:lang w:val="pt-PT"/>
        </w:rPr>
      </w:pPr>
      <w:r w:rsidRPr="00CB5408">
        <w:rPr>
          <w:rFonts w:eastAsia="Arial Unicode MS"/>
          <w:sz w:val="24"/>
          <w:szCs w:val="24"/>
          <w:lang w:val="pt-PT"/>
        </w:rPr>
        <w:t>2°</w:t>
      </w:r>
      <w:r>
        <w:rPr>
          <w:rFonts w:eastAsia="Arial Unicode MS"/>
          <w:sz w:val="24"/>
          <w:szCs w:val="24"/>
          <w:lang w:val="pt-PT"/>
        </w:rPr>
        <w:t xml:space="preserve"> depois de clicar em “Novo Balconista” irá ser aberta a tela abaixo para inserção dos dados e em seguida clique em “Salvar”</w:t>
      </w:r>
    </w:p>
    <w:p w14:paraId="41F649E5" w14:textId="7417A327" w:rsidR="00CB5408" w:rsidRDefault="00CB5408" w:rsidP="000C5A60">
      <w:pPr>
        <w:jc w:val="left"/>
        <w:rPr>
          <w:rFonts w:eastAsia="Arial Unicode MS"/>
          <w:b/>
          <w:bCs/>
          <w:sz w:val="24"/>
          <w:szCs w:val="24"/>
          <w:lang w:val="pt-PT"/>
        </w:rPr>
      </w:pPr>
      <w:r>
        <w:rPr>
          <w:noProof/>
        </w:rPr>
        <w:lastRenderedPageBreak/>
        <w:drawing>
          <wp:inline distT="0" distB="0" distL="0" distR="0" wp14:anchorId="173F2C80" wp14:editId="16263440">
            <wp:extent cx="4686300" cy="46767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4676775"/>
                    </a:xfrm>
                    <a:prstGeom prst="rect">
                      <a:avLst/>
                    </a:prstGeom>
                    <a:noFill/>
                    <a:ln>
                      <a:noFill/>
                    </a:ln>
                  </pic:spPr>
                </pic:pic>
              </a:graphicData>
            </a:graphic>
          </wp:inline>
        </w:drawing>
      </w:r>
    </w:p>
    <w:p w14:paraId="49DAF8BE" w14:textId="77777777" w:rsidR="00CB5408" w:rsidRDefault="00CB5408" w:rsidP="000C5A60">
      <w:pPr>
        <w:jc w:val="left"/>
        <w:rPr>
          <w:rFonts w:eastAsia="Arial Unicode MS"/>
          <w:b/>
          <w:bCs/>
          <w:sz w:val="24"/>
          <w:szCs w:val="24"/>
          <w:lang w:val="pt-PT"/>
        </w:rPr>
      </w:pPr>
    </w:p>
    <w:p w14:paraId="04C6C44E" w14:textId="37AFF35A" w:rsidR="00CB5408" w:rsidRPr="00CB5408" w:rsidRDefault="00CB5408" w:rsidP="000C5A60">
      <w:pPr>
        <w:jc w:val="left"/>
        <w:rPr>
          <w:rFonts w:eastAsia="Arial Unicode MS"/>
          <w:sz w:val="24"/>
          <w:szCs w:val="24"/>
          <w:lang w:val="pt-PT"/>
        </w:rPr>
      </w:pPr>
      <w:r>
        <w:rPr>
          <w:rFonts w:eastAsia="Arial Unicode MS"/>
          <w:sz w:val="24"/>
          <w:szCs w:val="24"/>
          <w:lang w:val="pt-PT"/>
        </w:rPr>
        <w:t>3º Os balconistas cadastrados pelo administrador serão listados na tabela abaixo</w:t>
      </w:r>
    </w:p>
    <w:p w14:paraId="7C751FFF" w14:textId="77777777" w:rsidR="00CB5408" w:rsidRDefault="00CB5408" w:rsidP="000C5A60">
      <w:pPr>
        <w:jc w:val="left"/>
        <w:rPr>
          <w:rFonts w:eastAsia="Arial Unicode MS"/>
          <w:b/>
          <w:bCs/>
          <w:sz w:val="24"/>
          <w:szCs w:val="24"/>
          <w:lang w:val="pt-PT"/>
        </w:rPr>
      </w:pPr>
    </w:p>
    <w:p w14:paraId="351B6051" w14:textId="0BF3228D" w:rsidR="00CB5408" w:rsidRDefault="00CB5408" w:rsidP="000C5A60">
      <w:pPr>
        <w:jc w:val="left"/>
        <w:rPr>
          <w:rFonts w:eastAsia="Arial Unicode MS"/>
          <w:b/>
          <w:bCs/>
          <w:sz w:val="24"/>
          <w:szCs w:val="24"/>
          <w:lang w:val="pt-PT"/>
        </w:rPr>
      </w:pPr>
      <w:r>
        <w:rPr>
          <w:noProof/>
        </w:rPr>
        <w:drawing>
          <wp:inline distT="0" distB="0" distL="0" distR="0" wp14:anchorId="6DCB1008" wp14:editId="5D0E7052">
            <wp:extent cx="6400800" cy="143450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9688" cy="1443217"/>
                    </a:xfrm>
                    <a:prstGeom prst="rect">
                      <a:avLst/>
                    </a:prstGeom>
                    <a:noFill/>
                    <a:ln>
                      <a:noFill/>
                    </a:ln>
                  </pic:spPr>
                </pic:pic>
              </a:graphicData>
            </a:graphic>
          </wp:inline>
        </w:drawing>
      </w:r>
    </w:p>
    <w:p w14:paraId="09813320" w14:textId="77777777" w:rsidR="00CB5408" w:rsidRDefault="00CB5408" w:rsidP="000C5A60">
      <w:pPr>
        <w:jc w:val="left"/>
        <w:rPr>
          <w:rFonts w:eastAsia="Arial Unicode MS"/>
          <w:b/>
          <w:bCs/>
          <w:sz w:val="24"/>
          <w:szCs w:val="24"/>
          <w:lang w:val="pt-PT"/>
        </w:rPr>
      </w:pPr>
    </w:p>
    <w:p w14:paraId="4C02DD94" w14:textId="719BEC49" w:rsidR="00CB5408" w:rsidRDefault="00CB5408" w:rsidP="000C5A60">
      <w:pPr>
        <w:jc w:val="left"/>
        <w:rPr>
          <w:rFonts w:eastAsia="Arial Unicode MS"/>
          <w:b/>
          <w:bCs/>
          <w:sz w:val="24"/>
          <w:szCs w:val="24"/>
          <w:lang w:val="pt-PT"/>
        </w:rPr>
      </w:pPr>
    </w:p>
    <w:p w14:paraId="05C4926D" w14:textId="68AE17EE" w:rsidR="00CB5408" w:rsidRDefault="00CB5408" w:rsidP="000C5A60">
      <w:pPr>
        <w:jc w:val="left"/>
        <w:rPr>
          <w:rFonts w:eastAsia="Arial Unicode MS"/>
          <w:b/>
          <w:bCs/>
          <w:sz w:val="24"/>
          <w:szCs w:val="24"/>
          <w:lang w:val="pt-PT"/>
        </w:rPr>
      </w:pPr>
      <w:r>
        <w:rPr>
          <w:rFonts w:eastAsia="Arial Unicode MS"/>
          <w:b/>
          <w:bCs/>
          <w:sz w:val="24"/>
          <w:szCs w:val="24"/>
          <w:lang w:val="pt-PT"/>
        </w:rPr>
        <w:t>4.3 Funcionalidades do Balconista</w:t>
      </w:r>
    </w:p>
    <w:p w14:paraId="79D8E19F" w14:textId="77777777" w:rsidR="00195ADB" w:rsidRDefault="00195ADB" w:rsidP="000C5A60">
      <w:pPr>
        <w:jc w:val="left"/>
        <w:rPr>
          <w:rFonts w:eastAsia="Arial Unicode MS"/>
          <w:b/>
          <w:bCs/>
          <w:sz w:val="24"/>
          <w:szCs w:val="24"/>
          <w:lang w:val="pt-PT"/>
        </w:rPr>
      </w:pPr>
    </w:p>
    <w:p w14:paraId="0602A5D3" w14:textId="5D88F16C" w:rsidR="00195ADB" w:rsidRDefault="00195ADB" w:rsidP="000C5A60">
      <w:pPr>
        <w:jc w:val="left"/>
        <w:rPr>
          <w:rFonts w:eastAsia="Arial Unicode MS"/>
          <w:b/>
          <w:bCs/>
          <w:sz w:val="24"/>
          <w:szCs w:val="24"/>
          <w:lang w:val="pt-PT"/>
        </w:rPr>
      </w:pPr>
      <w:r w:rsidRPr="00195ADB">
        <w:rPr>
          <w:rFonts w:eastAsia="Arial Unicode MS"/>
          <w:b/>
          <w:bCs/>
          <w:sz w:val="24"/>
          <w:szCs w:val="24"/>
          <w:lang w:val="pt-PT"/>
        </w:rPr>
        <w:t>Acompanhar Pedidos:</w:t>
      </w:r>
    </w:p>
    <w:p w14:paraId="69A29DA4" w14:textId="1E867B84" w:rsidR="00B9227A" w:rsidRDefault="00B9227A" w:rsidP="000C5A60">
      <w:pPr>
        <w:jc w:val="left"/>
        <w:rPr>
          <w:rFonts w:eastAsia="Arial Unicode MS"/>
          <w:b/>
          <w:bCs/>
          <w:sz w:val="24"/>
          <w:szCs w:val="24"/>
          <w:lang w:val="pt-PT"/>
        </w:rPr>
      </w:pPr>
    </w:p>
    <w:p w14:paraId="283D2FC0" w14:textId="72BE5E55" w:rsidR="00B9227A" w:rsidRDefault="00B9227A" w:rsidP="000C5A60">
      <w:pPr>
        <w:jc w:val="left"/>
        <w:rPr>
          <w:rFonts w:eastAsia="Arial Unicode MS"/>
          <w:sz w:val="24"/>
          <w:szCs w:val="24"/>
          <w:lang w:val="pt-PT"/>
        </w:rPr>
      </w:pPr>
      <w:r w:rsidRPr="00B9227A">
        <w:rPr>
          <w:rFonts w:eastAsia="Arial Unicode MS"/>
          <w:sz w:val="24"/>
          <w:szCs w:val="24"/>
          <w:lang w:val="pt-PT"/>
        </w:rPr>
        <w:t>1º</w:t>
      </w:r>
      <w:r>
        <w:rPr>
          <w:rFonts w:eastAsia="Arial Unicode MS"/>
          <w:sz w:val="24"/>
          <w:szCs w:val="24"/>
          <w:lang w:val="pt-PT"/>
        </w:rPr>
        <w:t xml:space="preserve"> Para visualizar os pedidos feitos pelo cliente clique em “Pedidos” e do lado serão listados todos os pedidos feitos, de Inicio o pedido aparece com o status “Iniciado” e com cor azul, conforme você vai clicando ele muda o Status e a cor</w:t>
      </w:r>
    </w:p>
    <w:p w14:paraId="0C35D4A0" w14:textId="264B135B" w:rsidR="00B9227A" w:rsidRDefault="00B9227A" w:rsidP="000C5A60">
      <w:pPr>
        <w:jc w:val="left"/>
        <w:rPr>
          <w:rFonts w:eastAsia="Arial Unicode MS"/>
          <w:b/>
          <w:bCs/>
          <w:sz w:val="24"/>
          <w:szCs w:val="24"/>
          <w:lang w:val="pt-PT"/>
        </w:rPr>
      </w:pPr>
      <w:r>
        <w:rPr>
          <w:noProof/>
        </w:rPr>
        <w:lastRenderedPageBreak/>
        <w:drawing>
          <wp:inline distT="0" distB="0" distL="0" distR="0" wp14:anchorId="7A00BDE8" wp14:editId="60FC2ABC">
            <wp:extent cx="6120130" cy="86614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66140"/>
                    </a:xfrm>
                    <a:prstGeom prst="rect">
                      <a:avLst/>
                    </a:prstGeom>
                    <a:noFill/>
                    <a:ln>
                      <a:noFill/>
                    </a:ln>
                  </pic:spPr>
                </pic:pic>
              </a:graphicData>
            </a:graphic>
          </wp:inline>
        </w:drawing>
      </w:r>
    </w:p>
    <w:p w14:paraId="29324B8C" w14:textId="1E37FC8D" w:rsidR="00B9227A" w:rsidRDefault="00B9227A" w:rsidP="000C5A60">
      <w:pPr>
        <w:jc w:val="left"/>
        <w:rPr>
          <w:rFonts w:eastAsia="Arial Unicode MS"/>
          <w:b/>
          <w:bCs/>
          <w:sz w:val="24"/>
          <w:szCs w:val="24"/>
          <w:lang w:val="pt-PT"/>
        </w:rPr>
      </w:pPr>
    </w:p>
    <w:p w14:paraId="64E0687D" w14:textId="228CA50C" w:rsidR="00B9227A" w:rsidRDefault="00B9227A" w:rsidP="000C5A60">
      <w:pPr>
        <w:jc w:val="left"/>
        <w:rPr>
          <w:rFonts w:eastAsia="Arial Unicode MS"/>
          <w:b/>
          <w:bCs/>
          <w:sz w:val="24"/>
          <w:szCs w:val="24"/>
          <w:lang w:val="pt-PT"/>
        </w:rPr>
      </w:pPr>
      <w:r w:rsidRPr="00B9227A">
        <w:rPr>
          <w:rFonts w:eastAsia="Arial Unicode MS"/>
          <w:b/>
          <w:bCs/>
          <w:sz w:val="24"/>
          <w:szCs w:val="24"/>
          <w:lang w:val="pt-PT"/>
        </w:rPr>
        <w:t>Tipos de Status:</w:t>
      </w:r>
    </w:p>
    <w:p w14:paraId="08A48C30" w14:textId="77777777" w:rsidR="00B9227A" w:rsidRPr="00B9227A" w:rsidRDefault="00B9227A" w:rsidP="000C5A60">
      <w:pPr>
        <w:jc w:val="left"/>
        <w:rPr>
          <w:rFonts w:eastAsia="Arial Unicode MS"/>
          <w:b/>
          <w:bCs/>
          <w:sz w:val="24"/>
          <w:szCs w:val="24"/>
          <w:lang w:val="pt-PT"/>
        </w:rPr>
      </w:pPr>
    </w:p>
    <w:p w14:paraId="1EA5E311" w14:textId="2FA49647" w:rsidR="00B9227A" w:rsidRDefault="00B9227A" w:rsidP="000C5A60">
      <w:pPr>
        <w:jc w:val="left"/>
        <w:rPr>
          <w:rFonts w:eastAsia="Arial Unicode MS"/>
          <w:sz w:val="24"/>
          <w:szCs w:val="24"/>
          <w:lang w:val="pt-PT"/>
        </w:rPr>
      </w:pPr>
      <w:r>
        <w:rPr>
          <w:noProof/>
        </w:rPr>
        <w:drawing>
          <wp:inline distT="0" distB="0" distL="0" distR="0" wp14:anchorId="1FC68343" wp14:editId="5B7F5414">
            <wp:extent cx="6120130" cy="3924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2430"/>
                    </a:xfrm>
                    <a:prstGeom prst="rect">
                      <a:avLst/>
                    </a:prstGeom>
                    <a:noFill/>
                    <a:ln>
                      <a:noFill/>
                    </a:ln>
                  </pic:spPr>
                </pic:pic>
              </a:graphicData>
            </a:graphic>
          </wp:inline>
        </w:drawing>
      </w:r>
    </w:p>
    <w:p w14:paraId="5825E3F4" w14:textId="0685260E" w:rsidR="00B9227A" w:rsidRDefault="00B9227A" w:rsidP="000C5A60">
      <w:pPr>
        <w:jc w:val="left"/>
        <w:rPr>
          <w:rFonts w:eastAsia="Arial Unicode MS"/>
          <w:sz w:val="24"/>
          <w:szCs w:val="24"/>
          <w:lang w:val="pt-PT"/>
        </w:rPr>
      </w:pPr>
      <w:r>
        <w:rPr>
          <w:noProof/>
        </w:rPr>
        <w:drawing>
          <wp:inline distT="0" distB="0" distL="0" distR="0" wp14:anchorId="610D9917" wp14:editId="51781331">
            <wp:extent cx="6120130" cy="390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90525"/>
                    </a:xfrm>
                    <a:prstGeom prst="rect">
                      <a:avLst/>
                    </a:prstGeom>
                    <a:noFill/>
                    <a:ln>
                      <a:noFill/>
                    </a:ln>
                  </pic:spPr>
                </pic:pic>
              </a:graphicData>
            </a:graphic>
          </wp:inline>
        </w:drawing>
      </w:r>
    </w:p>
    <w:p w14:paraId="3D11A61A" w14:textId="3A4A35F6" w:rsidR="00B9227A" w:rsidRPr="00B9227A" w:rsidRDefault="00B9227A" w:rsidP="000C5A60">
      <w:pPr>
        <w:jc w:val="left"/>
        <w:rPr>
          <w:rFonts w:eastAsia="Arial Unicode MS"/>
          <w:sz w:val="24"/>
          <w:szCs w:val="24"/>
          <w:lang w:val="pt-PT"/>
        </w:rPr>
      </w:pPr>
      <w:r>
        <w:rPr>
          <w:noProof/>
        </w:rPr>
        <w:drawing>
          <wp:inline distT="0" distB="0" distL="0" distR="0" wp14:anchorId="4A825173" wp14:editId="7752405C">
            <wp:extent cx="6120130" cy="40068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00685"/>
                    </a:xfrm>
                    <a:prstGeom prst="rect">
                      <a:avLst/>
                    </a:prstGeom>
                    <a:noFill/>
                    <a:ln>
                      <a:noFill/>
                    </a:ln>
                  </pic:spPr>
                </pic:pic>
              </a:graphicData>
            </a:graphic>
          </wp:inline>
        </w:drawing>
      </w:r>
    </w:p>
    <w:p w14:paraId="13432FE2" w14:textId="33640561" w:rsidR="00195ADB" w:rsidRDefault="00195ADB" w:rsidP="000C5A60">
      <w:pPr>
        <w:jc w:val="left"/>
        <w:rPr>
          <w:rFonts w:eastAsia="Arial Unicode MS"/>
          <w:b/>
          <w:bCs/>
          <w:sz w:val="24"/>
          <w:szCs w:val="24"/>
          <w:lang w:val="pt-PT"/>
        </w:rPr>
      </w:pPr>
    </w:p>
    <w:p w14:paraId="149482ED" w14:textId="77777777" w:rsidR="00195ADB" w:rsidRDefault="00195ADB" w:rsidP="000C5A60">
      <w:pPr>
        <w:jc w:val="left"/>
        <w:rPr>
          <w:rFonts w:eastAsia="Arial Unicode MS"/>
          <w:b/>
          <w:bCs/>
          <w:sz w:val="24"/>
          <w:szCs w:val="24"/>
          <w:lang w:val="pt-PT"/>
        </w:rPr>
      </w:pPr>
    </w:p>
    <w:p w14:paraId="0D8C2CCF" w14:textId="20EE3755" w:rsidR="00195ADB" w:rsidRDefault="00195ADB" w:rsidP="000C5A60">
      <w:pPr>
        <w:jc w:val="left"/>
        <w:rPr>
          <w:rFonts w:eastAsia="Arial Unicode MS"/>
          <w:sz w:val="24"/>
          <w:szCs w:val="24"/>
          <w:lang w:val="pt-PT"/>
        </w:rPr>
      </w:pPr>
      <w:r>
        <w:rPr>
          <w:rFonts w:eastAsia="Arial Unicode MS"/>
          <w:sz w:val="24"/>
          <w:szCs w:val="24"/>
          <w:lang w:val="pt-PT"/>
        </w:rPr>
        <w:t>2</w:t>
      </w:r>
      <w:r w:rsidRPr="00195ADB">
        <w:rPr>
          <w:rFonts w:eastAsia="Arial Unicode MS"/>
          <w:sz w:val="24"/>
          <w:szCs w:val="24"/>
          <w:lang w:val="pt-PT"/>
        </w:rPr>
        <w:t>º</w:t>
      </w:r>
      <w:r>
        <w:rPr>
          <w:rFonts w:eastAsia="Arial Unicode MS"/>
          <w:sz w:val="24"/>
          <w:szCs w:val="24"/>
          <w:lang w:val="pt-PT"/>
        </w:rPr>
        <w:t xml:space="preserve"> </w:t>
      </w:r>
      <w:r w:rsidR="00B9227A">
        <w:rPr>
          <w:rFonts w:eastAsia="Arial Unicode MS"/>
          <w:sz w:val="24"/>
          <w:szCs w:val="24"/>
          <w:lang w:val="pt-PT"/>
        </w:rPr>
        <w:t xml:space="preserve"> depois que clicar em “concluido” que é o ultimos Status, o pedido vai automaticamente para os “Pedidos Concluidos” .</w:t>
      </w:r>
      <w:r>
        <w:rPr>
          <w:rFonts w:eastAsia="Arial Unicode MS"/>
          <w:sz w:val="24"/>
          <w:szCs w:val="24"/>
          <w:lang w:val="pt-PT"/>
        </w:rPr>
        <w:t>Para verificar os pedidos concluidos basta clicar em “Pedidos Concluídos” e na tabela irão aparecer todas as informações</w:t>
      </w:r>
    </w:p>
    <w:p w14:paraId="7AB12587" w14:textId="77777777" w:rsidR="00195ADB" w:rsidRPr="00195ADB" w:rsidRDefault="00195ADB" w:rsidP="000C5A60">
      <w:pPr>
        <w:jc w:val="left"/>
        <w:rPr>
          <w:rFonts w:eastAsia="Arial Unicode MS"/>
          <w:sz w:val="24"/>
          <w:szCs w:val="24"/>
          <w:lang w:val="pt-PT"/>
        </w:rPr>
      </w:pPr>
    </w:p>
    <w:p w14:paraId="5605519B" w14:textId="03E58902" w:rsidR="00195ADB" w:rsidRDefault="00195ADB" w:rsidP="000C5A60">
      <w:pPr>
        <w:jc w:val="left"/>
        <w:rPr>
          <w:rFonts w:eastAsia="Arial Unicode MS"/>
          <w:b/>
          <w:bCs/>
          <w:sz w:val="24"/>
          <w:szCs w:val="24"/>
          <w:lang w:val="pt-PT"/>
        </w:rPr>
      </w:pPr>
      <w:r>
        <w:rPr>
          <w:noProof/>
        </w:rPr>
        <w:drawing>
          <wp:inline distT="0" distB="0" distL="0" distR="0" wp14:anchorId="450E07E8" wp14:editId="2E95A6EF">
            <wp:extent cx="6120130" cy="77343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73430"/>
                    </a:xfrm>
                    <a:prstGeom prst="rect">
                      <a:avLst/>
                    </a:prstGeom>
                    <a:noFill/>
                    <a:ln>
                      <a:noFill/>
                    </a:ln>
                  </pic:spPr>
                </pic:pic>
              </a:graphicData>
            </a:graphic>
          </wp:inline>
        </w:drawing>
      </w:r>
    </w:p>
    <w:p w14:paraId="17C5D5FD" w14:textId="085EACCF" w:rsidR="00195ADB" w:rsidRDefault="00195ADB" w:rsidP="000C5A60">
      <w:pPr>
        <w:jc w:val="left"/>
        <w:rPr>
          <w:rFonts w:eastAsia="Arial Unicode MS"/>
          <w:b/>
          <w:bCs/>
          <w:sz w:val="24"/>
          <w:szCs w:val="24"/>
          <w:lang w:val="pt-PT"/>
        </w:rPr>
      </w:pPr>
    </w:p>
    <w:p w14:paraId="33184130" w14:textId="46B060B2" w:rsidR="00195ADB" w:rsidRPr="00195ADB" w:rsidRDefault="00195ADB" w:rsidP="000C5A60">
      <w:pPr>
        <w:jc w:val="left"/>
        <w:rPr>
          <w:rFonts w:eastAsia="Arial Unicode MS"/>
          <w:sz w:val="24"/>
          <w:szCs w:val="24"/>
          <w:lang w:val="pt-PT"/>
        </w:rPr>
      </w:pPr>
    </w:p>
    <w:p w14:paraId="51A1C426" w14:textId="4C3205A4" w:rsidR="00B76261" w:rsidRDefault="00050C81" w:rsidP="00B76261">
      <w:pPr>
        <w:pStyle w:val="Ttulo1"/>
        <w:rPr>
          <w:rFonts w:eastAsia="Arial Unicode MS"/>
          <w:lang w:val="pt-PT"/>
        </w:rPr>
      </w:pPr>
      <w:bookmarkStart w:id="5" w:name="_Toc428178752"/>
      <w:r>
        <w:rPr>
          <w:rFonts w:eastAsia="Arial Unicode MS"/>
          <w:lang w:val="pt-PT"/>
        </w:rPr>
        <w:t>glossário</w:t>
      </w:r>
      <w:bookmarkEnd w:id="5"/>
    </w:p>
    <w:p w14:paraId="1640AD1C" w14:textId="47D4F24E" w:rsidR="00050C81" w:rsidRDefault="00050C81">
      <w:pPr>
        <w:pStyle w:val="Instruo"/>
        <w:rPr>
          <w:lang w:val="pt-PT"/>
        </w:rPr>
      </w:pPr>
    </w:p>
    <w:p w14:paraId="4A3DCE28" w14:textId="77777777" w:rsidR="00050C81" w:rsidRDefault="00050C81">
      <w:pPr>
        <w:rPr>
          <w:rFonts w:eastAsia="Arial Unicode MS"/>
          <w:lang w:val="pt-PT"/>
        </w:rPr>
      </w:pPr>
    </w:p>
    <w:p w14:paraId="401ABD35" w14:textId="77777777" w:rsidR="00050C81" w:rsidRDefault="00050C81">
      <w:pPr>
        <w:rPr>
          <w:rFonts w:eastAsia="Arial Unicode MS"/>
          <w:lang w:val="pt-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34"/>
        <w:gridCol w:w="7594"/>
      </w:tblGrid>
      <w:tr w:rsidR="00050C81" w14:paraId="283FE39B" w14:textId="77777777">
        <w:tc>
          <w:tcPr>
            <w:tcW w:w="2050" w:type="dxa"/>
            <w:shd w:val="clear" w:color="auto" w:fill="B3B3B3"/>
          </w:tcPr>
          <w:p w14:paraId="5CD96A93" w14:textId="77777777" w:rsidR="00050C81" w:rsidRDefault="00050C81">
            <w:pPr>
              <w:rPr>
                <w:rFonts w:eastAsia="Arial Unicode MS"/>
                <w:b/>
                <w:bCs/>
                <w:lang w:val="pt-PT"/>
              </w:rPr>
            </w:pPr>
            <w:r>
              <w:rPr>
                <w:rFonts w:eastAsia="Arial Unicode MS"/>
                <w:b/>
                <w:bCs/>
                <w:lang w:val="pt-PT"/>
              </w:rPr>
              <w:t>Termo/Sigla</w:t>
            </w:r>
          </w:p>
        </w:tc>
        <w:tc>
          <w:tcPr>
            <w:tcW w:w="7728" w:type="dxa"/>
            <w:shd w:val="clear" w:color="auto" w:fill="B3B3B3"/>
          </w:tcPr>
          <w:p w14:paraId="1BDA7ED1" w14:textId="77777777" w:rsidR="00050C81" w:rsidRDefault="00050C81">
            <w:pPr>
              <w:rPr>
                <w:rFonts w:eastAsia="Arial Unicode MS"/>
                <w:b/>
                <w:bCs/>
                <w:lang w:val="pt-PT"/>
              </w:rPr>
            </w:pPr>
            <w:r>
              <w:rPr>
                <w:rFonts w:eastAsia="Arial Unicode MS"/>
                <w:b/>
                <w:bCs/>
                <w:lang w:val="pt-PT"/>
              </w:rPr>
              <w:t>Descrição</w:t>
            </w:r>
          </w:p>
        </w:tc>
      </w:tr>
      <w:tr w:rsidR="00050C81" w14:paraId="1982DE1C" w14:textId="77777777">
        <w:tc>
          <w:tcPr>
            <w:tcW w:w="2050" w:type="dxa"/>
          </w:tcPr>
          <w:p w14:paraId="360B7652" w14:textId="7D86C0DB" w:rsidR="00050C81" w:rsidRDefault="007F6B33">
            <w:pPr>
              <w:rPr>
                <w:rFonts w:eastAsia="Arial Unicode MS"/>
                <w:lang w:val="pt-PT"/>
              </w:rPr>
            </w:pPr>
            <w:r>
              <w:rPr>
                <w:rFonts w:eastAsia="Arial Unicode MS"/>
                <w:lang w:val="pt-PT"/>
              </w:rPr>
              <w:t>Healthy</w:t>
            </w:r>
          </w:p>
        </w:tc>
        <w:tc>
          <w:tcPr>
            <w:tcW w:w="7728" w:type="dxa"/>
          </w:tcPr>
          <w:p w14:paraId="70C6E66D" w14:textId="5B583AA1" w:rsidR="00050C81" w:rsidRDefault="007F6B33">
            <w:pPr>
              <w:rPr>
                <w:rFonts w:eastAsia="Arial Unicode MS"/>
                <w:lang w:val="pt-PT"/>
              </w:rPr>
            </w:pPr>
            <w:r>
              <w:rPr>
                <w:rFonts w:eastAsia="Arial Unicode MS"/>
                <w:lang w:val="pt-PT"/>
              </w:rPr>
              <w:t>Saudável</w:t>
            </w:r>
          </w:p>
        </w:tc>
      </w:tr>
      <w:tr w:rsidR="00050C81" w14:paraId="69497115" w14:textId="77777777">
        <w:tc>
          <w:tcPr>
            <w:tcW w:w="2050" w:type="dxa"/>
          </w:tcPr>
          <w:p w14:paraId="4C8F8B0C" w14:textId="12CA23C6" w:rsidR="00050C81" w:rsidRDefault="007F6B33">
            <w:pPr>
              <w:rPr>
                <w:rFonts w:eastAsia="Arial Unicode MS"/>
                <w:lang w:val="pt-PT"/>
              </w:rPr>
            </w:pPr>
            <w:r>
              <w:rPr>
                <w:rFonts w:eastAsia="Arial Unicode MS"/>
                <w:lang w:val="pt-PT"/>
              </w:rPr>
              <w:t xml:space="preserve">Delivery </w:t>
            </w:r>
          </w:p>
        </w:tc>
        <w:tc>
          <w:tcPr>
            <w:tcW w:w="7728" w:type="dxa"/>
          </w:tcPr>
          <w:p w14:paraId="39D63203" w14:textId="333F01D6" w:rsidR="00050C81" w:rsidRDefault="007F6B33">
            <w:pPr>
              <w:rPr>
                <w:rFonts w:eastAsia="Arial Unicode MS"/>
                <w:lang w:val="pt-PT"/>
              </w:rPr>
            </w:pPr>
            <w:r>
              <w:rPr>
                <w:rFonts w:eastAsia="Arial Unicode MS"/>
                <w:lang w:val="pt-PT"/>
              </w:rPr>
              <w:t>Entrega</w:t>
            </w:r>
          </w:p>
        </w:tc>
      </w:tr>
      <w:tr w:rsidR="007F6B33" w14:paraId="64AC2670" w14:textId="77777777">
        <w:tc>
          <w:tcPr>
            <w:tcW w:w="2050" w:type="dxa"/>
          </w:tcPr>
          <w:p w14:paraId="21252038" w14:textId="5DAA136B" w:rsidR="007F6B33" w:rsidRDefault="007F6B33">
            <w:pPr>
              <w:rPr>
                <w:rFonts w:eastAsia="Arial Unicode MS"/>
                <w:lang w:val="pt-PT"/>
              </w:rPr>
            </w:pPr>
            <w:r>
              <w:rPr>
                <w:rFonts w:eastAsia="Arial Unicode MS"/>
                <w:lang w:val="pt-PT"/>
              </w:rPr>
              <w:t>Tipo PGTO</w:t>
            </w:r>
          </w:p>
        </w:tc>
        <w:tc>
          <w:tcPr>
            <w:tcW w:w="7728" w:type="dxa"/>
          </w:tcPr>
          <w:p w14:paraId="2851C981" w14:textId="44E39883" w:rsidR="007F6B33" w:rsidRDefault="007F6B33">
            <w:pPr>
              <w:rPr>
                <w:rFonts w:eastAsia="Arial Unicode MS"/>
                <w:lang w:val="pt-PT"/>
              </w:rPr>
            </w:pPr>
            <w:r>
              <w:rPr>
                <w:rFonts w:eastAsia="Arial Unicode MS"/>
                <w:lang w:val="pt-PT"/>
              </w:rPr>
              <w:t>Tipos de Pagamentos</w:t>
            </w:r>
          </w:p>
        </w:tc>
      </w:tr>
      <w:tr w:rsidR="007F6B33" w14:paraId="144887A5" w14:textId="77777777">
        <w:tc>
          <w:tcPr>
            <w:tcW w:w="2050" w:type="dxa"/>
          </w:tcPr>
          <w:p w14:paraId="223A75AF" w14:textId="2001F73B" w:rsidR="007F6B33" w:rsidRDefault="007F6B33">
            <w:pPr>
              <w:rPr>
                <w:rFonts w:eastAsia="Arial Unicode MS"/>
                <w:lang w:val="pt-PT"/>
              </w:rPr>
            </w:pPr>
            <w:r>
              <w:rPr>
                <w:rFonts w:eastAsia="Arial Unicode MS"/>
                <w:lang w:val="pt-PT"/>
              </w:rPr>
              <w:t>ADD ao Carrinho</w:t>
            </w:r>
          </w:p>
        </w:tc>
        <w:tc>
          <w:tcPr>
            <w:tcW w:w="7728" w:type="dxa"/>
          </w:tcPr>
          <w:p w14:paraId="37C178EA" w14:textId="7769B236" w:rsidR="007F6B33" w:rsidRDefault="007F6B33">
            <w:pPr>
              <w:rPr>
                <w:rFonts w:eastAsia="Arial Unicode MS"/>
                <w:lang w:val="pt-PT"/>
              </w:rPr>
            </w:pPr>
            <w:r>
              <w:rPr>
                <w:rFonts w:eastAsia="Arial Unicode MS"/>
                <w:lang w:val="pt-PT"/>
              </w:rPr>
              <w:t>Adicionar ao Carrinho</w:t>
            </w:r>
          </w:p>
        </w:tc>
      </w:tr>
    </w:tbl>
    <w:p w14:paraId="41842438" w14:textId="77777777" w:rsidR="00050C81" w:rsidRDefault="00050C81">
      <w:pPr>
        <w:rPr>
          <w:rFonts w:eastAsia="Arial Unicode MS"/>
          <w:lang w:val="pt-PT"/>
        </w:rPr>
      </w:pPr>
    </w:p>
    <w:sectPr w:rsidR="00050C81">
      <w:headerReference w:type="even" r:id="rId55"/>
      <w:headerReference w:type="default" r:id="rId56"/>
      <w:footerReference w:type="default" r:id="rId57"/>
      <w:pgSz w:w="11907" w:h="16840" w:code="9"/>
      <w:pgMar w:top="851" w:right="851" w:bottom="851"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FE86E" w14:textId="77777777" w:rsidR="002F5F6F" w:rsidRDefault="002F5F6F">
      <w:r>
        <w:separator/>
      </w:r>
    </w:p>
  </w:endnote>
  <w:endnote w:type="continuationSeparator" w:id="0">
    <w:p w14:paraId="34DFBFB1" w14:textId="77777777" w:rsidR="002F5F6F" w:rsidRDefault="002F5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1FF7E" w14:textId="77777777" w:rsidR="007E4C65" w:rsidRDefault="007E4C65">
    <w:pPr>
      <w:pStyle w:val="Rodap"/>
    </w:pPr>
  </w:p>
  <w:tbl>
    <w:tblPr>
      <w:tblW w:w="963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4788"/>
      <w:gridCol w:w="3037"/>
      <w:gridCol w:w="1814"/>
    </w:tblGrid>
    <w:tr w:rsidR="007E4C65" w14:paraId="5FBAB421" w14:textId="77777777">
      <w:trPr>
        <w:trHeight w:val="216"/>
      </w:trPr>
      <w:tc>
        <w:tcPr>
          <w:tcW w:w="4788" w:type="dxa"/>
          <w:tcBorders>
            <w:top w:val="single" w:sz="36" w:space="0" w:color="999999"/>
            <w:left w:val="single" w:sz="36" w:space="0" w:color="999999"/>
            <w:bottom w:val="single" w:sz="36" w:space="0" w:color="999999"/>
            <w:right w:val="single" w:sz="36" w:space="0" w:color="999999"/>
          </w:tcBorders>
        </w:tcPr>
        <w:p w14:paraId="54F364C1" w14:textId="77777777" w:rsidR="007E4C65" w:rsidRDefault="007E4C65">
          <w:pPr>
            <w:pStyle w:val="Rodap"/>
          </w:pPr>
          <w:r>
            <w:t>Politec Ltda.</w:t>
          </w:r>
        </w:p>
        <w:p w14:paraId="186D341B" w14:textId="77777777" w:rsidR="007E4C65" w:rsidRDefault="007E4C65">
          <w:pPr>
            <w:pStyle w:val="Rodap"/>
          </w:pPr>
          <w:r>
            <w:t>ITQ- X.X-XX.XX – Nome da ITQ</w:t>
          </w:r>
        </w:p>
      </w:tc>
      <w:tc>
        <w:tcPr>
          <w:tcW w:w="3037" w:type="dxa"/>
          <w:tcBorders>
            <w:top w:val="single" w:sz="36" w:space="0" w:color="999999"/>
            <w:left w:val="single" w:sz="36" w:space="0" w:color="999999"/>
            <w:bottom w:val="single" w:sz="36" w:space="0" w:color="999999"/>
            <w:right w:val="single" w:sz="36" w:space="0" w:color="999999"/>
          </w:tcBorders>
        </w:tcPr>
        <w:p w14:paraId="3074AA2E" w14:textId="77777777" w:rsidR="007E4C65" w:rsidRDefault="007E4C65">
          <w:pPr>
            <w:pStyle w:val="Rodap"/>
          </w:pPr>
          <w:r>
            <w:t>Rev. X. Em DD de MM de AAAA</w:t>
          </w:r>
        </w:p>
      </w:tc>
      <w:tc>
        <w:tcPr>
          <w:tcW w:w="1814" w:type="dxa"/>
          <w:tcBorders>
            <w:top w:val="single" w:sz="36" w:space="0" w:color="999999"/>
            <w:left w:val="single" w:sz="36" w:space="0" w:color="999999"/>
            <w:bottom w:val="single" w:sz="36" w:space="0" w:color="999999"/>
            <w:right w:val="single" w:sz="36" w:space="0" w:color="999999"/>
          </w:tcBorders>
        </w:tcPr>
        <w:p w14:paraId="06B16D4C" w14:textId="77777777" w:rsidR="007E4C65" w:rsidRDefault="007E4C65">
          <w:pPr>
            <w:pStyle w:val="Rodap"/>
          </w:pPr>
          <w:r>
            <w:t xml:space="preserve">Página </w:t>
          </w:r>
          <w:r>
            <w:fldChar w:fldCharType="begin"/>
          </w:r>
          <w:r>
            <w:instrText xml:space="preserve"> PAGE </w:instrText>
          </w:r>
          <w:r>
            <w:fldChar w:fldCharType="separate"/>
          </w:r>
          <w:r>
            <w:rPr>
              <w:noProof/>
            </w:rPr>
            <w:t>1</w:t>
          </w:r>
          <w:r>
            <w:fldChar w:fldCharType="end"/>
          </w:r>
          <w:r>
            <w:t xml:space="preserve"> de </w:t>
          </w:r>
          <w:r>
            <w:fldChar w:fldCharType="begin"/>
          </w:r>
          <w:r>
            <w:instrText xml:space="preserve"> NUMPAGES </w:instrText>
          </w:r>
          <w:r>
            <w:fldChar w:fldCharType="separate"/>
          </w:r>
          <w:r>
            <w:rPr>
              <w:noProof/>
            </w:rPr>
            <w:t>3</w:t>
          </w:r>
          <w:r>
            <w:rPr>
              <w:noProof/>
            </w:rPr>
            <w:fldChar w:fldCharType="end"/>
          </w:r>
        </w:p>
      </w:tc>
    </w:tr>
  </w:tbl>
  <w:p w14:paraId="189D46AF" w14:textId="77777777" w:rsidR="007E4C65" w:rsidRDefault="007E4C6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45AC2" w14:textId="77777777" w:rsidR="00050C81" w:rsidRDefault="00050C81"/>
  <w:tbl>
    <w:tblPr>
      <w:tblW w:w="9710" w:type="dxa"/>
      <w:tblInd w:w="70" w:type="dxa"/>
      <w:tblBorders>
        <w:top w:val="single" w:sz="12" w:space="0" w:color="auto"/>
      </w:tblBorders>
      <w:tblLayout w:type="fixed"/>
      <w:tblCellMar>
        <w:left w:w="70" w:type="dxa"/>
        <w:right w:w="70" w:type="dxa"/>
      </w:tblCellMar>
      <w:tblLook w:val="0000" w:firstRow="0" w:lastRow="0" w:firstColumn="0" w:lastColumn="0" w:noHBand="0" w:noVBand="0"/>
    </w:tblPr>
    <w:tblGrid>
      <w:gridCol w:w="6521"/>
      <w:gridCol w:w="1484"/>
      <w:gridCol w:w="1705"/>
    </w:tblGrid>
    <w:tr w:rsidR="00050C81" w14:paraId="76AEB44E" w14:textId="77777777" w:rsidTr="007E4C65">
      <w:trPr>
        <w:cantSplit/>
      </w:trPr>
      <w:tc>
        <w:tcPr>
          <w:tcW w:w="6521" w:type="dxa"/>
        </w:tcPr>
        <w:p w14:paraId="64BAA1AF" w14:textId="54E70784" w:rsidR="00050C81" w:rsidRDefault="002F5F6F" w:rsidP="007E4C65">
          <w:pPr>
            <w:pStyle w:val="Rodap"/>
            <w:tabs>
              <w:tab w:val="clear" w:pos="4320"/>
              <w:tab w:val="clear" w:pos="8640"/>
              <w:tab w:val="left" w:pos="5309"/>
            </w:tabs>
          </w:pPr>
          <w:sdt>
            <w:sdtPr>
              <w:alias w:val="Gestor"/>
              <w:tag w:val=""/>
              <w:id w:val="-1026712989"/>
              <w:placeholder>
                <w:docPart w:val="D906C0BB550B4E9397A367B02CF5B71D"/>
              </w:placeholder>
              <w:dataBinding w:prefixMappings="xmlns:ns0='http://schemas.openxmlformats.org/officeDocument/2006/extended-properties' " w:xpath="/ns0:Properties[1]/ns0:Manager[1]" w:storeItemID="{6668398D-A668-4E3E-A5EB-62B293D839F1}"/>
              <w:text/>
            </w:sdtPr>
            <w:sdtEndPr/>
            <w:sdtContent>
              <w:r w:rsidR="0012205F">
                <w:t>HD – Healthy Delivery</w:t>
              </w:r>
            </w:sdtContent>
          </w:sdt>
          <w:r w:rsidR="007E4C65">
            <w:tab/>
          </w:r>
          <w:sdt>
            <w:sdtPr>
              <w:alias w:val="Assunto"/>
              <w:tag w:val=""/>
              <w:id w:val="-343706752"/>
              <w:placeholder>
                <w:docPart w:val="62B9D32E91014C13A71FE6ACF93442C9"/>
              </w:placeholder>
              <w:dataBinding w:prefixMappings="xmlns:ns0='http://purl.org/dc/elements/1.1/' xmlns:ns1='http://schemas.openxmlformats.org/package/2006/metadata/core-properties' " w:xpath="/ns1:coreProperties[1]/ns0:subject[1]" w:storeItemID="{6C3C8BC8-F283-45AE-878A-BAB7291924A1}"/>
              <w:text/>
            </w:sdtPr>
            <w:sdtEndPr/>
            <w:sdtContent>
              <w:r w:rsidR="0012205F">
                <w:t>Versão 1.0</w:t>
              </w:r>
            </w:sdtContent>
          </w:sdt>
        </w:p>
      </w:tc>
      <w:tc>
        <w:tcPr>
          <w:tcW w:w="1484" w:type="dxa"/>
          <w:vAlign w:val="center"/>
        </w:tcPr>
        <w:p w14:paraId="66D9B547" w14:textId="77777777" w:rsidR="00050C81" w:rsidRDefault="00050C81">
          <w:pPr>
            <w:pStyle w:val="Rodap"/>
            <w:rPr>
              <w:lang w:val="pt-PT"/>
            </w:rPr>
          </w:pPr>
        </w:p>
      </w:tc>
      <w:tc>
        <w:tcPr>
          <w:tcW w:w="1705" w:type="dxa"/>
          <w:vAlign w:val="center"/>
        </w:tcPr>
        <w:p w14:paraId="490C448D" w14:textId="77777777" w:rsidR="00050C81" w:rsidRDefault="00050C81" w:rsidP="007E4C65">
          <w:pPr>
            <w:pStyle w:val="Rodap"/>
            <w:jc w:val="right"/>
          </w:pPr>
          <w:r>
            <w:rPr>
              <w:lang w:val="pt-PT"/>
            </w:rPr>
            <w:t xml:space="preserve">Pág. </w:t>
          </w:r>
          <w:r>
            <w:fldChar w:fldCharType="begin"/>
          </w:r>
          <w:r>
            <w:instrText xml:space="preserve"> PAGE </w:instrText>
          </w:r>
          <w:r>
            <w:fldChar w:fldCharType="separate"/>
          </w:r>
          <w:r w:rsidR="001E5A50">
            <w:rPr>
              <w:noProof/>
            </w:rPr>
            <w:t>4</w:t>
          </w:r>
          <w:r>
            <w:fldChar w:fldCharType="end"/>
          </w:r>
          <w:r>
            <w:t xml:space="preserve"> de </w:t>
          </w:r>
          <w:r>
            <w:fldChar w:fldCharType="begin"/>
          </w:r>
          <w:r>
            <w:instrText xml:space="preserve"> NUMPAGES </w:instrText>
          </w:r>
          <w:r>
            <w:fldChar w:fldCharType="separate"/>
          </w:r>
          <w:r w:rsidR="001E5A50">
            <w:rPr>
              <w:noProof/>
            </w:rPr>
            <w:t>4</w:t>
          </w:r>
          <w:r>
            <w:fldChar w:fldCharType="end"/>
          </w:r>
        </w:p>
      </w:tc>
    </w:tr>
  </w:tbl>
  <w:p w14:paraId="2748016F" w14:textId="77777777" w:rsidR="00050C81" w:rsidRDefault="007E4C65" w:rsidP="007E4C65">
    <w:pPr>
      <w:jc w:val="right"/>
    </w:pPr>
    <w:r>
      <w:t xml:space="preserve">vs: </w:t>
    </w:r>
    <w:fldSimple w:instr=" DOCPROPERTY  &quot;Versão Modelo&quot;  \* MERGEFORMAT ">
      <w:r w:rsidR="0012205F">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038CF" w14:textId="77777777" w:rsidR="002F5F6F" w:rsidRDefault="002F5F6F">
      <w:r>
        <w:separator/>
      </w:r>
    </w:p>
  </w:footnote>
  <w:footnote w:type="continuationSeparator" w:id="0">
    <w:p w14:paraId="5B2F3AE7" w14:textId="77777777" w:rsidR="002F5F6F" w:rsidRDefault="002F5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70" w:type="dxa"/>
      <w:tblBorders>
        <w:bottom w:val="single" w:sz="12" w:space="0" w:color="auto"/>
      </w:tblBorders>
      <w:tblLayout w:type="fixed"/>
      <w:tblCellMar>
        <w:left w:w="70" w:type="dxa"/>
        <w:right w:w="70" w:type="dxa"/>
      </w:tblCellMar>
      <w:tblLook w:val="0000" w:firstRow="0" w:lastRow="0" w:firstColumn="0" w:lastColumn="0" w:noHBand="0" w:noVBand="0"/>
    </w:tblPr>
    <w:tblGrid>
      <w:gridCol w:w="1440"/>
      <w:gridCol w:w="6840"/>
      <w:gridCol w:w="1440"/>
    </w:tblGrid>
    <w:tr w:rsidR="007E4C65" w14:paraId="0CA61C5D" w14:textId="77777777">
      <w:trPr>
        <w:cantSplit/>
      </w:trPr>
      <w:tc>
        <w:tcPr>
          <w:tcW w:w="1440" w:type="dxa"/>
          <w:tcBorders>
            <w:bottom w:val="single" w:sz="12" w:space="0" w:color="auto"/>
          </w:tcBorders>
          <w:shd w:val="clear" w:color="auto" w:fill="C0C0C0"/>
          <w:vAlign w:val="center"/>
        </w:tcPr>
        <w:p w14:paraId="69015846" w14:textId="77777777" w:rsidR="007E4C65" w:rsidRDefault="007E4C65">
          <w:pPr>
            <w:pStyle w:val="Rodap"/>
            <w:jc w:val="center"/>
            <w:rPr>
              <w:b/>
              <w:lang w:val="pt-PT"/>
            </w:rPr>
          </w:pPr>
          <w:r>
            <w:rPr>
              <w:b/>
              <w:lang w:val="pt-PT"/>
            </w:rPr>
            <w:t>Marca do Cliente</w:t>
          </w:r>
        </w:p>
      </w:tc>
      <w:tc>
        <w:tcPr>
          <w:tcW w:w="6840" w:type="dxa"/>
          <w:vAlign w:val="center"/>
        </w:tcPr>
        <w:p w14:paraId="73A472DC" w14:textId="77777777" w:rsidR="007E4C65" w:rsidRDefault="007E4C65">
          <w:pPr>
            <w:pStyle w:val="Rodap"/>
            <w:jc w:val="center"/>
            <w:rPr>
              <w:bCs/>
              <w:lang w:val="pt-PT"/>
            </w:rPr>
          </w:pPr>
          <w:r>
            <w:rPr>
              <w:bCs/>
            </w:rPr>
            <w:t>Nomde do MF</w:t>
          </w:r>
        </w:p>
      </w:tc>
      <w:tc>
        <w:tcPr>
          <w:tcW w:w="1440" w:type="dxa"/>
          <w:vAlign w:val="center"/>
        </w:tcPr>
        <w:p w14:paraId="06D74CB3" w14:textId="77777777" w:rsidR="007E4C65" w:rsidRDefault="007E4C65">
          <w:pPr>
            <w:pStyle w:val="Rodap"/>
            <w:jc w:val="right"/>
            <w:rPr>
              <w:b/>
            </w:rPr>
          </w:pPr>
          <w:r>
            <w:rPr>
              <w:b/>
            </w:rPr>
            <w:object w:dxaOrig="1245" w:dyaOrig="690" w14:anchorId="075B8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34.5pt">
                <v:imagedata r:id="rId1" o:title=""/>
              </v:shape>
              <o:OLEObject Type="Embed" ProgID="Word.Picture.8" ShapeID="_x0000_i1025" DrawAspect="Content" ObjectID="_1673383633" r:id="rId2"/>
            </w:object>
          </w:r>
        </w:p>
      </w:tc>
    </w:tr>
  </w:tbl>
  <w:p w14:paraId="5B9ACB23" w14:textId="77777777" w:rsidR="007E4C65" w:rsidRDefault="007E4C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EC6FA" w14:textId="77777777" w:rsidR="00050C81" w:rsidRDefault="00050C8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70" w:type="dxa"/>
      <w:tblBorders>
        <w:bottom w:val="single" w:sz="12" w:space="0" w:color="auto"/>
      </w:tblBorders>
      <w:tblLayout w:type="fixed"/>
      <w:tblCellMar>
        <w:left w:w="70" w:type="dxa"/>
        <w:right w:w="70" w:type="dxa"/>
      </w:tblCellMar>
      <w:tblLook w:val="0000" w:firstRow="0" w:lastRow="0" w:firstColumn="0" w:lastColumn="0" w:noHBand="0" w:noVBand="0"/>
    </w:tblPr>
    <w:tblGrid>
      <w:gridCol w:w="1440"/>
      <w:gridCol w:w="6840"/>
      <w:gridCol w:w="1440"/>
    </w:tblGrid>
    <w:tr w:rsidR="00050C81" w14:paraId="2C448B58" w14:textId="77777777">
      <w:trPr>
        <w:cantSplit/>
      </w:trPr>
      <w:tc>
        <w:tcPr>
          <w:tcW w:w="1440" w:type="dxa"/>
          <w:tcBorders>
            <w:bottom w:val="single" w:sz="12" w:space="0" w:color="auto"/>
          </w:tcBorders>
          <w:vAlign w:val="center"/>
        </w:tcPr>
        <w:p w14:paraId="21073E52" w14:textId="7E7E8648" w:rsidR="00050C81" w:rsidRDefault="0012205F">
          <w:pPr>
            <w:pStyle w:val="Cabealho"/>
            <w:rPr>
              <w:lang w:val="pt-PT"/>
            </w:rPr>
          </w:pPr>
          <w:r>
            <w:rPr>
              <w:b w:val="0"/>
              <w:noProof/>
            </w:rPr>
            <w:drawing>
              <wp:inline distT="0" distB="0" distL="0" distR="0" wp14:anchorId="56F267E0" wp14:editId="2C87CF9F">
                <wp:extent cx="748213" cy="61069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48213" cy="610690"/>
                        </a:xfrm>
                        <a:prstGeom prst="rect">
                          <a:avLst/>
                        </a:prstGeom>
                        <a:ln/>
                      </pic:spPr>
                    </pic:pic>
                  </a:graphicData>
                </a:graphic>
              </wp:inline>
            </w:drawing>
          </w:r>
        </w:p>
      </w:tc>
      <w:sdt>
        <w:sdtPr>
          <w:alias w:val="Título"/>
          <w:tag w:val=""/>
          <w:id w:val="-434601566"/>
          <w:placeholder>
            <w:docPart w:val="269A4FBBB18C449184181E112A538490"/>
          </w:placeholder>
          <w:dataBinding w:prefixMappings="xmlns:ns0='http://purl.org/dc/elements/1.1/' xmlns:ns1='http://schemas.openxmlformats.org/package/2006/metadata/core-properties' " w:xpath="/ns1:coreProperties[1]/ns0:title[1]" w:storeItemID="{6C3C8BC8-F283-45AE-878A-BAB7291924A1}"/>
          <w:text/>
        </w:sdtPr>
        <w:sdtEndPr/>
        <w:sdtContent>
          <w:tc>
            <w:tcPr>
              <w:tcW w:w="6840" w:type="dxa"/>
              <w:vAlign w:val="center"/>
            </w:tcPr>
            <w:p w14:paraId="2DEEA2BC" w14:textId="77777777" w:rsidR="00050C81" w:rsidRDefault="0057075D">
              <w:pPr>
                <w:pStyle w:val="Cabealho"/>
              </w:pPr>
              <w:r>
                <w:t>Manual do Usuário</w:t>
              </w:r>
            </w:p>
          </w:tc>
        </w:sdtContent>
      </w:sdt>
      <w:tc>
        <w:tcPr>
          <w:tcW w:w="1440" w:type="dxa"/>
          <w:vAlign w:val="center"/>
        </w:tcPr>
        <w:p w14:paraId="36E5E30F" w14:textId="77777777" w:rsidR="00050C81" w:rsidRDefault="00050C81">
          <w:pPr>
            <w:pStyle w:val="Cabealho"/>
          </w:pPr>
        </w:p>
      </w:tc>
    </w:tr>
  </w:tbl>
  <w:p w14:paraId="5CA28117" w14:textId="77777777" w:rsidR="00050C81" w:rsidRDefault="00050C81">
    <w:pPr>
      <w:rPr>
        <w:ins w:id="6" w:author="Rronchesi" w:date="2005-02-15T08:26:00Z"/>
        <w:del w:id="7" w:author="luis.monteiro" w:date="2005-02-25T17:19:00Z"/>
      </w:rPr>
    </w:pPr>
  </w:p>
  <w:p w14:paraId="613F2C31" w14:textId="77777777" w:rsidR="00050C81" w:rsidRDefault="00050C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445D3"/>
    <w:multiLevelType w:val="hybridMultilevel"/>
    <w:tmpl w:val="041E5E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A21441E"/>
    <w:multiLevelType w:val="hybridMultilevel"/>
    <w:tmpl w:val="7F36CA5C"/>
    <w:lvl w:ilvl="0" w:tplc="48323970">
      <w:start w:val="1"/>
      <w:numFmt w:val="decimal"/>
      <w:pStyle w:val="Ttulo6"/>
      <w:lvlText w:val="%1)"/>
      <w:lvlJc w:val="left"/>
      <w:pPr>
        <w:tabs>
          <w:tab w:val="num" w:pos="360"/>
        </w:tabs>
        <w:ind w:left="0" w:firstLine="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 w15:restartNumberingAfterBreak="0">
    <w:nsid w:val="73F37BFE"/>
    <w:multiLevelType w:val="hybridMultilevel"/>
    <w:tmpl w:val="C20A9228"/>
    <w:lvl w:ilvl="0" w:tplc="9B2095CA">
      <w:start w:val="1"/>
      <w:numFmt w:val="bullet"/>
      <w:pStyle w:val="Lista"/>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5133A1"/>
    <w:multiLevelType w:val="multilevel"/>
    <w:tmpl w:val="EC7E393E"/>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num w:numId="1">
    <w:abstractNumId w:val="3"/>
  </w:num>
  <w:num w:numId="2">
    <w:abstractNumId w:val="2"/>
  </w:num>
  <w:num w:numId="3">
    <w:abstractNumId w:val="3"/>
  </w:num>
  <w:num w:numId="4">
    <w:abstractNumId w:val="3"/>
  </w:num>
  <w:num w:numId="5">
    <w:abstractNumId w:val="3"/>
  </w:num>
  <w:num w:numId="6">
    <w:abstractNumId w:val="3"/>
  </w:num>
  <w:num w:numId="7">
    <w:abstractNumId w:val="1"/>
  </w:num>
  <w:num w:numId="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5F"/>
    <w:rsid w:val="00050C81"/>
    <w:rsid w:val="000C5A60"/>
    <w:rsid w:val="0012205F"/>
    <w:rsid w:val="00195ADB"/>
    <w:rsid w:val="001E5A50"/>
    <w:rsid w:val="002F5F6F"/>
    <w:rsid w:val="004B4F0B"/>
    <w:rsid w:val="004C6C28"/>
    <w:rsid w:val="005347A6"/>
    <w:rsid w:val="0057075D"/>
    <w:rsid w:val="00634873"/>
    <w:rsid w:val="00650DA3"/>
    <w:rsid w:val="006F0997"/>
    <w:rsid w:val="00727EB6"/>
    <w:rsid w:val="007C06DD"/>
    <w:rsid w:val="007E4C65"/>
    <w:rsid w:val="007F6B33"/>
    <w:rsid w:val="00883BE7"/>
    <w:rsid w:val="008C0A95"/>
    <w:rsid w:val="008E3C4A"/>
    <w:rsid w:val="00965E6E"/>
    <w:rsid w:val="00980893"/>
    <w:rsid w:val="009D066D"/>
    <w:rsid w:val="009D0824"/>
    <w:rsid w:val="00A81F05"/>
    <w:rsid w:val="00AE17A6"/>
    <w:rsid w:val="00B76261"/>
    <w:rsid w:val="00B9227A"/>
    <w:rsid w:val="00CB54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83ED7A"/>
  <w15:docId w15:val="{C7D5FDF8-2369-458F-A3A1-B2A1AB16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Arial" w:hAnsi="Arial" w:cs="Arial"/>
      <w:color w:val="000000"/>
      <w:lang w:val="pt-BR" w:eastAsia="pt-BR"/>
    </w:rPr>
  </w:style>
  <w:style w:type="paragraph" w:styleId="Ttulo1">
    <w:name w:val="heading 1"/>
    <w:basedOn w:val="Normal"/>
    <w:next w:val="Normal"/>
    <w:qFormat/>
    <w:pPr>
      <w:keepNext/>
      <w:numPr>
        <w:numId w:val="3"/>
      </w:numPr>
      <w:spacing w:before="480" w:after="360"/>
      <w:ind w:left="0" w:firstLine="0"/>
      <w:outlineLvl w:val="0"/>
    </w:pPr>
    <w:rPr>
      <w:b/>
      <w:caps/>
      <w:color w:val="auto"/>
      <w:sz w:val="24"/>
      <w:lang w:eastAsia="en-US"/>
    </w:rPr>
  </w:style>
  <w:style w:type="paragraph" w:styleId="Ttulo2">
    <w:name w:val="heading 2"/>
    <w:basedOn w:val="Normal"/>
    <w:next w:val="Normal"/>
    <w:qFormat/>
    <w:pPr>
      <w:keepNext/>
      <w:numPr>
        <w:ilvl w:val="1"/>
        <w:numId w:val="4"/>
      </w:numPr>
      <w:spacing w:before="360" w:after="240"/>
      <w:ind w:left="0" w:firstLine="0"/>
      <w:jc w:val="left"/>
      <w:outlineLvl w:val="1"/>
    </w:pPr>
    <w:rPr>
      <w:rFonts w:cs="Times New Roman"/>
      <w:b/>
      <w:color w:val="auto"/>
      <w:sz w:val="24"/>
      <w:lang w:eastAsia="en-US"/>
    </w:rPr>
  </w:style>
  <w:style w:type="paragraph" w:styleId="Ttulo3">
    <w:name w:val="heading 3"/>
    <w:basedOn w:val="Ttulo2"/>
    <w:next w:val="Normal"/>
    <w:qFormat/>
    <w:pPr>
      <w:numPr>
        <w:ilvl w:val="2"/>
        <w:numId w:val="5"/>
      </w:numPr>
      <w:spacing w:before="240" w:after="120"/>
      <w:ind w:left="0" w:firstLine="0"/>
      <w:outlineLvl w:val="2"/>
    </w:pPr>
  </w:style>
  <w:style w:type="paragraph" w:styleId="Ttulo4">
    <w:name w:val="heading 4"/>
    <w:basedOn w:val="Normal"/>
    <w:next w:val="Normal"/>
    <w:qFormat/>
    <w:pPr>
      <w:keepNext/>
      <w:numPr>
        <w:ilvl w:val="3"/>
        <w:numId w:val="6"/>
      </w:numPr>
      <w:tabs>
        <w:tab w:val="left" w:pos="360"/>
      </w:tabs>
      <w:spacing w:before="240" w:after="120"/>
      <w:ind w:left="0" w:firstLine="0"/>
      <w:outlineLvl w:val="3"/>
    </w:pPr>
    <w:rPr>
      <w:rFonts w:cs="Times New Roman"/>
      <w:b/>
      <w:snapToGrid w:val="0"/>
      <w:color w:val="auto"/>
      <w:sz w:val="24"/>
    </w:rPr>
  </w:style>
  <w:style w:type="paragraph" w:styleId="Ttulo5">
    <w:name w:val="heading 5"/>
    <w:basedOn w:val="Normal"/>
    <w:next w:val="Normal"/>
    <w:qFormat/>
    <w:pPr>
      <w:spacing w:before="240" w:after="120"/>
      <w:outlineLvl w:val="4"/>
    </w:pPr>
    <w:rPr>
      <w:rFonts w:cs="Times New Roman"/>
      <w:b/>
      <w:color w:val="auto"/>
      <w:lang w:eastAsia="en-US"/>
    </w:rPr>
  </w:style>
  <w:style w:type="paragraph" w:styleId="Ttulo6">
    <w:name w:val="heading 6"/>
    <w:aliases w:val="Título Atividade"/>
    <w:basedOn w:val="Normal"/>
    <w:next w:val="Normal"/>
    <w:qFormat/>
    <w:pPr>
      <w:numPr>
        <w:numId w:val="7"/>
      </w:numPr>
      <w:spacing w:before="240" w:after="120"/>
      <w:outlineLvl w:val="5"/>
    </w:pPr>
    <w:rPr>
      <w:rFonts w:cs="Times New Roman"/>
      <w:b/>
      <w:i/>
      <w:color w:val="auto"/>
      <w:lang w:eastAsia="en-US"/>
    </w:rPr>
  </w:style>
  <w:style w:type="paragraph" w:styleId="Ttulo7">
    <w:name w:val="heading 7"/>
    <w:basedOn w:val="Normal"/>
    <w:next w:val="Normal"/>
    <w:qFormat/>
    <w:pPr>
      <w:spacing w:before="240" w:after="60"/>
      <w:outlineLvl w:val="6"/>
    </w:pPr>
    <w:rPr>
      <w:rFonts w:cs="Times New Roman"/>
      <w:color w:val="auto"/>
      <w:lang w:eastAsia="en-US"/>
    </w:rPr>
  </w:style>
  <w:style w:type="paragraph" w:styleId="Ttulo8">
    <w:name w:val="heading 8"/>
    <w:basedOn w:val="Normal"/>
    <w:next w:val="Normal"/>
    <w:qFormat/>
    <w:pPr>
      <w:spacing w:before="240" w:after="60"/>
      <w:outlineLvl w:val="7"/>
    </w:pPr>
    <w:rPr>
      <w:rFonts w:cs="Times New Roman"/>
      <w:i/>
      <w:color w:val="auto"/>
      <w:lang w:eastAsia="en-US"/>
    </w:rPr>
  </w:style>
  <w:style w:type="paragraph" w:styleId="Ttulo9">
    <w:name w:val="heading 9"/>
    <w:basedOn w:val="Normal"/>
    <w:next w:val="Normal"/>
    <w:qFormat/>
    <w:pPr>
      <w:spacing w:before="240" w:after="60"/>
      <w:outlineLvl w:val="8"/>
    </w:pPr>
    <w:rPr>
      <w:rFonts w:cs="Times New Roman"/>
      <w:i/>
      <w:color w:val="auto"/>
      <w:sz w:val="1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uiPriority w:val="39"/>
    <w:pPr>
      <w:tabs>
        <w:tab w:val="left" w:pos="539"/>
        <w:tab w:val="right" w:leader="dot" w:pos="9540"/>
      </w:tabs>
      <w:spacing w:before="120"/>
    </w:pPr>
    <w:rPr>
      <w:rFonts w:cs="Times New Roman"/>
      <w:bCs/>
      <w:caps/>
      <w:noProof/>
      <w:color w:val="auto"/>
      <w:szCs w:val="28"/>
      <w:lang w:eastAsia="en-US"/>
    </w:rPr>
  </w:style>
  <w:style w:type="paragraph" w:styleId="Sumrio2">
    <w:name w:val="toc 2"/>
    <w:basedOn w:val="Normal"/>
    <w:next w:val="Normal"/>
    <w:semiHidden/>
    <w:pPr>
      <w:tabs>
        <w:tab w:val="left" w:pos="540"/>
        <w:tab w:val="left" w:pos="960"/>
        <w:tab w:val="left" w:pos="1200"/>
        <w:tab w:val="right" w:leader="dot" w:pos="9540"/>
      </w:tabs>
      <w:spacing w:before="120"/>
      <w:ind w:left="539"/>
    </w:pPr>
    <w:rPr>
      <w:rFonts w:eastAsia="MS Mincho"/>
      <w:bCs/>
      <w:noProof/>
      <w:color w:val="auto"/>
      <w:szCs w:val="28"/>
      <w:lang w:eastAsia="en-US"/>
    </w:rPr>
  </w:style>
  <w:style w:type="paragraph" w:styleId="Sumrio3">
    <w:name w:val="toc 3"/>
    <w:basedOn w:val="Sumrio2"/>
    <w:next w:val="Normal"/>
    <w:semiHidden/>
    <w:pPr>
      <w:tabs>
        <w:tab w:val="left" w:pos="851"/>
      </w:tabs>
      <w:ind w:left="851"/>
    </w:pPr>
    <w:rPr>
      <w:rFonts w:cs="Times New Roman"/>
    </w:rPr>
  </w:style>
  <w:style w:type="paragraph" w:styleId="Cabealho">
    <w:name w:val="header"/>
    <w:basedOn w:val="Normal"/>
    <w:semiHidden/>
    <w:pPr>
      <w:tabs>
        <w:tab w:val="center" w:pos="4320"/>
        <w:tab w:val="right" w:pos="8640"/>
      </w:tabs>
      <w:jc w:val="center"/>
    </w:pPr>
    <w:rPr>
      <w:b/>
    </w:rPr>
  </w:style>
  <w:style w:type="character" w:styleId="Hyperlink">
    <w:name w:val="Hyperlink"/>
    <w:uiPriority w:val="99"/>
    <w:rPr>
      <w:color w:val="0000FF"/>
      <w:u w:val="single"/>
    </w:rPr>
  </w:style>
  <w:style w:type="paragraph" w:customStyle="1" w:styleId="Instruo">
    <w:name w:val="Instrução"/>
    <w:basedOn w:val="Normal"/>
    <w:next w:val="Normal"/>
    <w:pPr>
      <w:jc w:val="left"/>
    </w:pPr>
    <w:rPr>
      <w:i/>
      <w:color w:val="0000FF"/>
    </w:rPr>
  </w:style>
  <w:style w:type="paragraph" w:styleId="Lista">
    <w:name w:val="List"/>
    <w:basedOn w:val="Normal"/>
    <w:semiHidden/>
    <w:pPr>
      <w:numPr>
        <w:numId w:val="2"/>
      </w:numPr>
      <w:spacing w:before="80" w:after="240"/>
    </w:pPr>
    <w:rPr>
      <w:rFonts w:cs="Times New Roman"/>
      <w:color w:val="auto"/>
      <w:lang w:eastAsia="en-US"/>
    </w:rPr>
  </w:style>
  <w:style w:type="paragraph" w:styleId="Rodap">
    <w:name w:val="footer"/>
    <w:basedOn w:val="Normal"/>
    <w:link w:val="RodapChar"/>
    <w:semiHidden/>
    <w:pPr>
      <w:tabs>
        <w:tab w:val="center" w:pos="4320"/>
        <w:tab w:val="right" w:pos="8640"/>
      </w:tabs>
    </w:pPr>
  </w:style>
  <w:style w:type="paragraph" w:styleId="Ttulo">
    <w:name w:val="Title"/>
    <w:basedOn w:val="Normal"/>
    <w:next w:val="Normal"/>
    <w:qFormat/>
    <w:pPr>
      <w:spacing w:before="480" w:after="360"/>
    </w:pPr>
    <w:rPr>
      <w:rFonts w:cs="Times New Roman"/>
      <w:b/>
      <w:caps/>
      <w:color w:val="auto"/>
      <w:sz w:val="28"/>
      <w:lang w:eastAsia="en-US"/>
    </w:rPr>
  </w:style>
  <w:style w:type="paragraph" w:customStyle="1" w:styleId="Titulodocumento">
    <w:name w:val="Titulo documento"/>
    <w:basedOn w:val="Normal"/>
    <w:next w:val="Normal"/>
    <w:pPr>
      <w:spacing w:after="240"/>
      <w:jc w:val="left"/>
    </w:pPr>
    <w:rPr>
      <w:b/>
      <w:color w:val="999999"/>
      <w:sz w:val="52"/>
    </w:rPr>
  </w:style>
  <w:style w:type="paragraph" w:styleId="Parteinferiordoformulrio">
    <w:name w:val="HTML Bottom of Form"/>
    <w:basedOn w:val="Normal"/>
    <w:next w:val="Normal"/>
    <w:hidden/>
    <w:pPr>
      <w:widowControl w:val="0"/>
      <w:pBdr>
        <w:top w:val="single" w:sz="6" w:space="1" w:color="auto"/>
      </w:pBdr>
      <w:spacing w:line="240" w:lineRule="atLeast"/>
      <w:jc w:val="center"/>
    </w:pPr>
    <w:rPr>
      <w:vanish/>
      <w:color w:val="auto"/>
      <w:sz w:val="16"/>
      <w:szCs w:val="16"/>
    </w:rPr>
  </w:style>
  <w:style w:type="paragraph" w:styleId="Partesuperior-zdoformulrio">
    <w:name w:val="HTML Top of Form"/>
    <w:basedOn w:val="Normal"/>
    <w:next w:val="Normal"/>
    <w:hidden/>
    <w:pPr>
      <w:widowControl w:val="0"/>
      <w:pBdr>
        <w:bottom w:val="single" w:sz="6" w:space="1" w:color="auto"/>
      </w:pBdr>
      <w:spacing w:line="240" w:lineRule="atLeast"/>
      <w:jc w:val="center"/>
    </w:pPr>
    <w:rPr>
      <w:vanish/>
      <w:color w:val="auto"/>
      <w:sz w:val="16"/>
      <w:szCs w:val="16"/>
    </w:rPr>
  </w:style>
  <w:style w:type="character" w:customStyle="1" w:styleId="RodapChar">
    <w:name w:val="Rodapé Char"/>
    <w:basedOn w:val="Fontepargpadro"/>
    <w:link w:val="Rodap"/>
    <w:semiHidden/>
    <w:rsid w:val="007E4C65"/>
    <w:rPr>
      <w:rFonts w:ascii="Arial" w:hAnsi="Arial" w:cs="Arial"/>
      <w:color w:val="000000"/>
      <w:lang w:val="pt-BR" w:eastAsia="pt-BR"/>
    </w:rPr>
  </w:style>
  <w:style w:type="character" w:styleId="TextodoEspaoReservado">
    <w:name w:val="Placeholder Text"/>
    <w:basedOn w:val="Fontepargpadro"/>
    <w:uiPriority w:val="99"/>
    <w:semiHidden/>
    <w:rsid w:val="007E4C65"/>
    <w:rPr>
      <w:color w:val="808080"/>
    </w:rPr>
  </w:style>
  <w:style w:type="character" w:styleId="Forte">
    <w:name w:val="Strong"/>
    <w:basedOn w:val="Fontepargpadro"/>
    <w:uiPriority w:val="22"/>
    <w:qFormat/>
    <w:rsid w:val="00965E6E"/>
    <w:rPr>
      <w:b/>
      <w:bCs/>
    </w:rPr>
  </w:style>
  <w:style w:type="paragraph" w:customStyle="1" w:styleId="Default">
    <w:name w:val="Default"/>
    <w:rsid w:val="00965E6E"/>
    <w:pPr>
      <w:autoSpaceDE w:val="0"/>
      <w:autoSpaceDN w:val="0"/>
      <w:adjustRightInd w:val="0"/>
      <w:ind w:firstLine="709"/>
      <w:jc w:val="both"/>
    </w:pPr>
    <w:rPr>
      <w:rFonts w:ascii="Arial" w:eastAsiaTheme="minorHAnsi" w:hAnsi="Arial" w:cs="Arial"/>
      <w:color w:val="000000"/>
      <w:sz w:val="24"/>
      <w:szCs w:val="24"/>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Dropbox\My%20PC%20(LAPTOP-JBM4P42V)\Downloads\Template%20-%20Manual%20do%20Usu&#225;ri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AC6AFAEF7D242F89F7F4015945AFD20"/>
        <w:category>
          <w:name w:val="Geral"/>
          <w:gallery w:val="placeholder"/>
        </w:category>
        <w:types>
          <w:type w:val="bbPlcHdr"/>
        </w:types>
        <w:behaviors>
          <w:behavior w:val="content"/>
        </w:behaviors>
        <w:guid w:val="{F8D5805D-DF9A-4A41-925A-4531EB8CB577}"/>
      </w:docPartPr>
      <w:docPartBody>
        <w:p w:rsidR="00C33F86" w:rsidRDefault="00B327DA">
          <w:pPr>
            <w:pStyle w:val="6AC6AFAEF7D242F89F7F4015945AFD20"/>
          </w:pPr>
          <w:r w:rsidRPr="003D2951">
            <w:rPr>
              <w:rStyle w:val="TextodoEspaoReservado"/>
            </w:rPr>
            <w:t>[Título]</w:t>
          </w:r>
        </w:p>
      </w:docPartBody>
    </w:docPart>
    <w:docPart>
      <w:docPartPr>
        <w:name w:val="269A4FBBB18C449184181E112A538490"/>
        <w:category>
          <w:name w:val="Geral"/>
          <w:gallery w:val="placeholder"/>
        </w:category>
        <w:types>
          <w:type w:val="bbPlcHdr"/>
        </w:types>
        <w:behaviors>
          <w:behavior w:val="content"/>
        </w:behaviors>
        <w:guid w:val="{DF6CAC0E-2413-4483-B002-F1DE227D9499}"/>
      </w:docPartPr>
      <w:docPartBody>
        <w:p w:rsidR="00C33F86" w:rsidRDefault="00B327DA">
          <w:pPr>
            <w:pStyle w:val="269A4FBBB18C449184181E112A538490"/>
          </w:pPr>
          <w:r w:rsidRPr="00352B81">
            <w:rPr>
              <w:rStyle w:val="TextodoEspaoReservado"/>
            </w:rPr>
            <w:t>[Título]</w:t>
          </w:r>
        </w:p>
      </w:docPartBody>
    </w:docPart>
    <w:docPart>
      <w:docPartPr>
        <w:name w:val="D906C0BB550B4E9397A367B02CF5B71D"/>
        <w:category>
          <w:name w:val="Geral"/>
          <w:gallery w:val="placeholder"/>
        </w:category>
        <w:types>
          <w:type w:val="bbPlcHdr"/>
        </w:types>
        <w:behaviors>
          <w:behavior w:val="content"/>
        </w:behaviors>
        <w:guid w:val="{FD19C060-F634-4CED-A8DE-7AFB85F04C4A}"/>
      </w:docPartPr>
      <w:docPartBody>
        <w:p w:rsidR="00C33F86" w:rsidRDefault="00B327DA">
          <w:pPr>
            <w:pStyle w:val="D906C0BB550B4E9397A367B02CF5B71D"/>
          </w:pPr>
          <w:r w:rsidRPr="00352B81">
            <w:rPr>
              <w:rStyle w:val="TextodoEspaoReservado"/>
            </w:rPr>
            <w:t>[Gestor]</w:t>
          </w:r>
        </w:p>
      </w:docPartBody>
    </w:docPart>
    <w:docPart>
      <w:docPartPr>
        <w:name w:val="62B9D32E91014C13A71FE6ACF93442C9"/>
        <w:category>
          <w:name w:val="Geral"/>
          <w:gallery w:val="placeholder"/>
        </w:category>
        <w:types>
          <w:type w:val="bbPlcHdr"/>
        </w:types>
        <w:behaviors>
          <w:behavior w:val="content"/>
        </w:behaviors>
        <w:guid w:val="{F542737D-4DC5-4948-9F0A-99099A87C025}"/>
      </w:docPartPr>
      <w:docPartBody>
        <w:p w:rsidR="00C33F86" w:rsidRDefault="00B327DA">
          <w:pPr>
            <w:pStyle w:val="62B9D32E91014C13A71FE6ACF93442C9"/>
          </w:pPr>
          <w:r w:rsidRPr="00352B81">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7DA"/>
    <w:rsid w:val="00B327DA"/>
    <w:rsid w:val="00C33F86"/>
    <w:rsid w:val="00E965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Pr>
      <w:color w:val="808080"/>
    </w:rPr>
  </w:style>
  <w:style w:type="paragraph" w:customStyle="1" w:styleId="6AC6AFAEF7D242F89F7F4015945AFD20">
    <w:name w:val="6AC6AFAEF7D242F89F7F4015945AFD20"/>
  </w:style>
  <w:style w:type="paragraph" w:customStyle="1" w:styleId="269A4FBBB18C449184181E112A538490">
    <w:name w:val="269A4FBBB18C449184181E112A538490"/>
  </w:style>
  <w:style w:type="paragraph" w:customStyle="1" w:styleId="D906C0BB550B4E9397A367B02CF5B71D">
    <w:name w:val="D906C0BB550B4E9397A367B02CF5B71D"/>
  </w:style>
  <w:style w:type="paragraph" w:customStyle="1" w:styleId="62B9D32E91014C13A71FE6ACF93442C9">
    <w:name w:val="62B9D32E91014C13A71FE6ACF9344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FD43E-906B-43F3-B683-515D08CF8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Manual do Usuário</Template>
  <TotalTime>141</TotalTime>
  <Pages>23</Pages>
  <Words>1284</Words>
  <Characters>6939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Manual do Usuário</vt:lpstr>
    </vt:vector>
  </TitlesOfParts>
  <Manager>HD – Healthy Delivery</Manager>
  <Company/>
  <LinksUpToDate>false</LinksUpToDate>
  <CharactersWithSpaces>8207</CharactersWithSpaces>
  <SharedDoc>false</SharedDoc>
  <HLinks>
    <vt:vector size="30" baseType="variant">
      <vt:variant>
        <vt:i4>1114165</vt:i4>
      </vt:variant>
      <vt:variant>
        <vt:i4>26</vt:i4>
      </vt:variant>
      <vt:variant>
        <vt:i4>0</vt:i4>
      </vt:variant>
      <vt:variant>
        <vt:i4>5</vt:i4>
      </vt:variant>
      <vt:variant>
        <vt:lpwstr/>
      </vt:variant>
      <vt:variant>
        <vt:lpwstr>_Toc420317001</vt:lpwstr>
      </vt:variant>
      <vt:variant>
        <vt:i4>1114165</vt:i4>
      </vt:variant>
      <vt:variant>
        <vt:i4>20</vt:i4>
      </vt:variant>
      <vt:variant>
        <vt:i4>0</vt:i4>
      </vt:variant>
      <vt:variant>
        <vt:i4>5</vt:i4>
      </vt:variant>
      <vt:variant>
        <vt:lpwstr/>
      </vt:variant>
      <vt:variant>
        <vt:lpwstr>_Toc420317000</vt:lpwstr>
      </vt:variant>
      <vt:variant>
        <vt:i4>1638460</vt:i4>
      </vt:variant>
      <vt:variant>
        <vt:i4>14</vt:i4>
      </vt:variant>
      <vt:variant>
        <vt:i4>0</vt:i4>
      </vt:variant>
      <vt:variant>
        <vt:i4>5</vt:i4>
      </vt:variant>
      <vt:variant>
        <vt:lpwstr/>
      </vt:variant>
      <vt:variant>
        <vt:lpwstr>_Toc420316999</vt:lpwstr>
      </vt:variant>
      <vt:variant>
        <vt:i4>1638460</vt:i4>
      </vt:variant>
      <vt:variant>
        <vt:i4>8</vt:i4>
      </vt:variant>
      <vt:variant>
        <vt:i4>0</vt:i4>
      </vt:variant>
      <vt:variant>
        <vt:i4>5</vt:i4>
      </vt:variant>
      <vt:variant>
        <vt:lpwstr/>
      </vt:variant>
      <vt:variant>
        <vt:lpwstr>_Toc420316998</vt:lpwstr>
      </vt:variant>
      <vt:variant>
        <vt:i4>1638460</vt:i4>
      </vt:variant>
      <vt:variant>
        <vt:i4>2</vt:i4>
      </vt:variant>
      <vt:variant>
        <vt:i4>0</vt:i4>
      </vt:variant>
      <vt:variant>
        <vt:i4>5</vt:i4>
      </vt:variant>
      <vt:variant>
        <vt:lpwstr/>
      </vt:variant>
      <vt:variant>
        <vt:lpwstr>_Toc420316997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do Usuário</dc:title>
  <dc:subject>Versão 1.0</dc:subject>
  <dc:creator>Felipe Rodriegues</dc:creator>
  <cp:lastModifiedBy>Felipe Rodriegues</cp:lastModifiedBy>
  <cp:revision>2</cp:revision>
  <cp:lastPrinted>2004-08-19T09:54:00Z</cp:lastPrinted>
  <dcterms:created xsi:type="dcterms:W3CDTF">2021-01-28T03:13:00Z</dcterms:created>
  <dcterms:modified xsi:type="dcterms:W3CDTF">2021-01-29T03:01:00Z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ão Modelo">
    <vt:i4>1</vt:i4>
  </property>
</Properties>
</file>